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D99C1" w14:textId="77777777" w:rsidR="00AB1FDA" w:rsidRDefault="00AB1FDA" w:rsidP="00F03E84">
      <w:pPr>
        <w:spacing w:after="240"/>
        <w:jc w:val="center"/>
        <w:rPr>
          <w:rFonts w:asciiTheme="minorHAnsi" w:hAnsiTheme="minorHAnsi" w:cstheme="minorHAnsi"/>
          <w:b/>
          <w:bCs/>
          <w:sz w:val="36"/>
          <w:szCs w:val="36"/>
        </w:rPr>
      </w:pPr>
    </w:p>
    <w:p w14:paraId="5C57E8BF" w14:textId="77777777" w:rsidR="00AB1FDA" w:rsidRDefault="00AB1FDA" w:rsidP="00F03E84">
      <w:pPr>
        <w:spacing w:after="240"/>
        <w:jc w:val="center"/>
        <w:rPr>
          <w:rFonts w:asciiTheme="minorHAnsi" w:hAnsiTheme="minorHAnsi" w:cstheme="minorHAnsi"/>
          <w:b/>
          <w:bCs/>
          <w:sz w:val="36"/>
          <w:szCs w:val="36"/>
        </w:rPr>
      </w:pPr>
    </w:p>
    <w:p w14:paraId="20302255" w14:textId="77777777" w:rsidR="00AB1FDA" w:rsidRDefault="00AB1FDA" w:rsidP="00F03E84">
      <w:pPr>
        <w:spacing w:after="240"/>
        <w:jc w:val="center"/>
        <w:rPr>
          <w:rFonts w:asciiTheme="minorHAnsi" w:hAnsiTheme="minorHAnsi" w:cstheme="minorHAnsi"/>
          <w:b/>
          <w:bCs/>
          <w:sz w:val="36"/>
          <w:szCs w:val="36"/>
        </w:rPr>
      </w:pPr>
    </w:p>
    <w:p w14:paraId="5AEB0395" w14:textId="3388BFBA" w:rsidR="00426029" w:rsidRPr="00AB1FDA" w:rsidRDefault="00F03E84" w:rsidP="00F03E84">
      <w:pPr>
        <w:spacing w:after="240"/>
        <w:jc w:val="center"/>
        <w:rPr>
          <w:rFonts w:asciiTheme="minorHAnsi" w:hAnsiTheme="minorHAnsi" w:cstheme="minorHAnsi"/>
          <w:b/>
          <w:bCs/>
          <w:sz w:val="40"/>
          <w:szCs w:val="40"/>
        </w:rPr>
      </w:pPr>
      <w:r w:rsidRPr="00AB1FDA">
        <w:rPr>
          <w:rFonts w:asciiTheme="minorHAnsi" w:hAnsiTheme="minorHAnsi" w:cstheme="minorHAnsi"/>
          <w:b/>
          <w:bCs/>
          <w:sz w:val="40"/>
          <w:szCs w:val="40"/>
        </w:rPr>
        <w:t xml:space="preserve">C372 </w:t>
      </w:r>
      <w:r w:rsidR="00537B6C" w:rsidRPr="00AB1FDA">
        <w:rPr>
          <w:rFonts w:asciiTheme="minorHAnsi" w:hAnsiTheme="minorHAnsi" w:cstheme="minorHAnsi"/>
          <w:b/>
          <w:bCs/>
          <w:sz w:val="40"/>
          <w:szCs w:val="40"/>
        </w:rPr>
        <w:t xml:space="preserve">Graded Assignment </w:t>
      </w:r>
      <w:r w:rsidR="00487A84" w:rsidRPr="00AB1FDA">
        <w:rPr>
          <w:rFonts w:asciiTheme="minorHAnsi" w:hAnsiTheme="minorHAnsi" w:cstheme="minorHAnsi"/>
          <w:b/>
          <w:bCs/>
          <w:sz w:val="40"/>
          <w:szCs w:val="40"/>
        </w:rPr>
        <w:t>Project Report</w:t>
      </w:r>
    </w:p>
    <w:p w14:paraId="518F6AB3" w14:textId="77777777" w:rsidR="00AB1FDA" w:rsidRPr="00F03E84" w:rsidRDefault="00AB1FDA" w:rsidP="00F03E84">
      <w:pPr>
        <w:spacing w:after="240"/>
        <w:jc w:val="center"/>
        <w:rPr>
          <w:rFonts w:asciiTheme="minorHAnsi" w:hAnsiTheme="minorHAnsi" w:cstheme="minorHAnsi"/>
          <w:b/>
          <w:bCs/>
          <w:sz w:val="36"/>
          <w:szCs w:val="36"/>
        </w:rPr>
      </w:pP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66"/>
        <w:gridCol w:w="7153"/>
      </w:tblGrid>
      <w:tr w:rsidR="00A52272" w:rsidRPr="000E554D" w14:paraId="53B59147" w14:textId="77777777" w:rsidTr="00C867C2">
        <w:trPr>
          <w:trHeight w:val="358"/>
        </w:trPr>
        <w:tc>
          <w:tcPr>
            <w:tcW w:w="1975" w:type="dxa"/>
            <w:vAlign w:val="center"/>
          </w:tcPr>
          <w:p w14:paraId="6B9855E4" w14:textId="41871463" w:rsidR="00345DEF" w:rsidRPr="000E554D" w:rsidRDefault="00487A84" w:rsidP="00345DEF">
            <w:pPr>
              <w:pStyle w:val="NoSpacing"/>
              <w:jc w:val="right"/>
              <w:rPr>
                <w:rFonts w:asciiTheme="minorHAnsi" w:hAnsiTheme="minorHAnsi" w:cstheme="minorHAnsi"/>
                <w:b/>
                <w:bCs/>
                <w:sz w:val="22"/>
                <w:szCs w:val="22"/>
              </w:rPr>
            </w:pPr>
            <w:r>
              <w:rPr>
                <w:rFonts w:asciiTheme="minorHAnsi" w:hAnsiTheme="minorHAnsi" w:cstheme="minorHAnsi"/>
                <w:b/>
                <w:bCs/>
                <w:sz w:val="22"/>
                <w:szCs w:val="22"/>
              </w:rPr>
              <w:t>Project</w:t>
            </w:r>
            <w:r w:rsidR="00A52272">
              <w:rPr>
                <w:rFonts w:asciiTheme="minorHAnsi" w:hAnsiTheme="minorHAnsi" w:cstheme="minorHAnsi"/>
                <w:b/>
                <w:bCs/>
                <w:sz w:val="22"/>
                <w:szCs w:val="22"/>
              </w:rPr>
              <w:t xml:space="preserve"> Title</w:t>
            </w:r>
          </w:p>
        </w:tc>
        <w:tc>
          <w:tcPr>
            <w:tcW w:w="7761" w:type="dxa"/>
            <w:vAlign w:val="center"/>
          </w:tcPr>
          <w:p w14:paraId="4E23EFDB" w14:textId="77777777" w:rsidR="00345DEF" w:rsidRPr="000E554D" w:rsidRDefault="00345DEF" w:rsidP="006C25E5">
            <w:pPr>
              <w:pStyle w:val="NoSpacing"/>
              <w:rPr>
                <w:rFonts w:asciiTheme="minorHAnsi" w:hAnsiTheme="minorHAnsi" w:cstheme="minorHAnsi"/>
                <w:sz w:val="22"/>
                <w:szCs w:val="22"/>
              </w:rPr>
            </w:pPr>
          </w:p>
        </w:tc>
      </w:tr>
      <w:tr w:rsidR="00A52272" w:rsidRPr="000E554D" w14:paraId="78A956C3" w14:textId="77777777" w:rsidTr="00C867C2">
        <w:trPr>
          <w:trHeight w:val="53"/>
        </w:trPr>
        <w:tc>
          <w:tcPr>
            <w:tcW w:w="1975" w:type="dxa"/>
            <w:vAlign w:val="center"/>
          </w:tcPr>
          <w:p w14:paraId="66C6157B" w14:textId="77777777" w:rsidR="00487A84" w:rsidRDefault="00487A84" w:rsidP="00487A84">
            <w:pPr>
              <w:pStyle w:val="NoSpacing"/>
              <w:jc w:val="right"/>
              <w:rPr>
                <w:rFonts w:asciiTheme="minorHAnsi" w:hAnsiTheme="minorHAnsi" w:cstheme="minorHAnsi"/>
                <w:b/>
                <w:bCs/>
                <w:sz w:val="22"/>
                <w:szCs w:val="22"/>
              </w:rPr>
            </w:pPr>
            <w:r>
              <w:rPr>
                <w:rFonts w:asciiTheme="minorHAnsi" w:hAnsiTheme="minorHAnsi" w:cstheme="minorHAnsi"/>
                <w:b/>
                <w:bCs/>
                <w:sz w:val="22"/>
                <w:szCs w:val="22"/>
              </w:rPr>
              <w:t>Team members</w:t>
            </w:r>
          </w:p>
          <w:p w14:paraId="77934022" w14:textId="766CFC26" w:rsidR="00487A84" w:rsidRPr="000E554D" w:rsidRDefault="00487A84" w:rsidP="00487A84">
            <w:pPr>
              <w:pStyle w:val="NoSpacing"/>
              <w:jc w:val="right"/>
              <w:rPr>
                <w:rFonts w:asciiTheme="minorHAnsi" w:hAnsiTheme="minorHAnsi" w:cstheme="minorHAnsi"/>
                <w:b/>
                <w:bCs/>
                <w:sz w:val="22"/>
                <w:szCs w:val="22"/>
              </w:rPr>
            </w:pPr>
          </w:p>
        </w:tc>
        <w:tc>
          <w:tcPr>
            <w:tcW w:w="7761" w:type="dxa"/>
            <w:vAlign w:val="center"/>
          </w:tcPr>
          <w:p w14:paraId="4AA50111" w14:textId="77777777" w:rsidR="00345DEF" w:rsidRDefault="00345DEF" w:rsidP="006C25E5">
            <w:pPr>
              <w:pStyle w:val="NoSpacing"/>
              <w:rPr>
                <w:rFonts w:asciiTheme="minorHAnsi" w:hAnsiTheme="minorHAnsi" w:cstheme="minorHAnsi"/>
                <w:sz w:val="22"/>
                <w:szCs w:val="22"/>
              </w:rPr>
            </w:pPr>
          </w:p>
          <w:p w14:paraId="65537F47" w14:textId="77777777" w:rsidR="00A52272" w:rsidRDefault="00A52272" w:rsidP="006C25E5">
            <w:pPr>
              <w:pStyle w:val="NoSpacing"/>
              <w:rPr>
                <w:rFonts w:asciiTheme="minorHAnsi" w:hAnsiTheme="minorHAnsi" w:cstheme="minorHAnsi"/>
                <w:sz w:val="22"/>
                <w:szCs w:val="22"/>
              </w:rPr>
            </w:pPr>
          </w:p>
          <w:p w14:paraId="00FC058A" w14:textId="6C6C8C34" w:rsidR="46041872" w:rsidRDefault="7B2CBB49" w:rsidP="46041872">
            <w:pPr>
              <w:pStyle w:val="NoSpacing"/>
              <w:numPr>
                <w:ilvl w:val="0"/>
                <w:numId w:val="10"/>
              </w:numPr>
              <w:rPr>
                <w:rFonts w:asciiTheme="minorHAnsi" w:hAnsiTheme="minorHAnsi" w:cstheme="minorBidi"/>
                <w:sz w:val="22"/>
                <w:szCs w:val="22"/>
              </w:rPr>
            </w:pPr>
            <w:r w:rsidRPr="68EB9656">
              <w:rPr>
                <w:rFonts w:asciiTheme="minorHAnsi" w:hAnsiTheme="minorHAnsi" w:cstheme="minorBidi"/>
                <w:sz w:val="22"/>
                <w:szCs w:val="22"/>
              </w:rPr>
              <w:t xml:space="preserve">24047934 </w:t>
            </w:r>
            <w:r w:rsidR="26C5C48D" w:rsidRPr="70B4CCBE">
              <w:rPr>
                <w:rFonts w:asciiTheme="minorHAnsi" w:hAnsiTheme="minorHAnsi" w:cstheme="minorBidi"/>
                <w:sz w:val="22"/>
                <w:szCs w:val="22"/>
              </w:rPr>
              <w:t>Ostin Ng</w:t>
            </w:r>
          </w:p>
          <w:p w14:paraId="1C155ACA" w14:textId="6F58E721" w:rsidR="00A130C2" w:rsidRDefault="0785D5FB" w:rsidP="6132A250">
            <w:pPr>
              <w:pStyle w:val="NoSpacing"/>
              <w:numPr>
                <w:ilvl w:val="0"/>
                <w:numId w:val="10"/>
              </w:numPr>
              <w:rPr>
                <w:rFonts w:asciiTheme="minorHAnsi" w:hAnsiTheme="minorHAnsi" w:cstheme="minorBidi"/>
                <w:sz w:val="22"/>
                <w:szCs w:val="22"/>
              </w:rPr>
            </w:pPr>
            <w:r w:rsidRPr="6132A250">
              <w:rPr>
                <w:rFonts w:asciiTheme="minorHAnsi" w:hAnsiTheme="minorHAnsi" w:cstheme="minorBidi"/>
                <w:sz w:val="22"/>
                <w:szCs w:val="22"/>
              </w:rPr>
              <w:t xml:space="preserve">24042626 Nicholas Chung </w:t>
            </w:r>
          </w:p>
          <w:p w14:paraId="3DE49364" w14:textId="5468AC77" w:rsidR="00D60C8E" w:rsidRPr="00A130C2" w:rsidRDefault="00AA690A" w:rsidP="6132A250">
            <w:pPr>
              <w:pStyle w:val="NoSpacing"/>
              <w:numPr>
                <w:ilvl w:val="0"/>
                <w:numId w:val="10"/>
              </w:numPr>
              <w:rPr>
                <w:rFonts w:asciiTheme="minorHAnsi" w:hAnsiTheme="minorHAnsi" w:cstheme="minorBidi"/>
                <w:sz w:val="22"/>
                <w:szCs w:val="22"/>
                <w:lang w:val="en-GB"/>
              </w:rPr>
            </w:pPr>
            <w:r w:rsidRPr="083938B1">
              <w:rPr>
                <w:rFonts w:asciiTheme="minorHAnsi" w:hAnsiTheme="minorHAnsi" w:cstheme="minorBidi"/>
                <w:sz w:val="22"/>
                <w:szCs w:val="22"/>
                <w:lang w:val="en-GB"/>
              </w:rPr>
              <w:t xml:space="preserve">24045986 Nur </w:t>
            </w:r>
            <w:proofErr w:type="spellStart"/>
            <w:r w:rsidRPr="083938B1">
              <w:rPr>
                <w:rFonts w:asciiTheme="minorHAnsi" w:hAnsiTheme="minorHAnsi" w:cstheme="minorBidi"/>
                <w:sz w:val="22"/>
                <w:szCs w:val="22"/>
                <w:lang w:val="en-GB"/>
              </w:rPr>
              <w:t>Hazeera</w:t>
            </w:r>
            <w:proofErr w:type="spellEnd"/>
            <w:r w:rsidRPr="083938B1">
              <w:rPr>
                <w:rFonts w:asciiTheme="minorHAnsi" w:hAnsiTheme="minorHAnsi" w:cstheme="minorBidi"/>
                <w:sz w:val="22"/>
                <w:szCs w:val="22"/>
                <w:lang w:val="en-GB"/>
              </w:rPr>
              <w:t xml:space="preserve"> Mysara</w:t>
            </w:r>
            <w:ins w:id="0" w:author="Microsoft Word" w:date="2025-10-30T00:08:00Z" w16du:dateUtc="2025-10-30T07:08:00Z">
              <w:r w:rsidR="00D375FC" w:rsidRPr="083938B1">
                <w:rPr>
                  <w:rFonts w:asciiTheme="minorHAnsi" w:hAnsiTheme="minorHAnsi" w:cstheme="minorBidi"/>
                  <w:sz w:val="22"/>
                  <w:szCs w:val="22"/>
                  <w:lang w:val="en-GB"/>
                </w:rPr>
                <w:t xml:space="preserve"> Binte Othman</w:t>
              </w:r>
            </w:ins>
          </w:p>
          <w:p w14:paraId="1C468D1A" w14:textId="660D520D" w:rsidR="5DE7BF79" w:rsidRDefault="1AF17DDF" w:rsidP="5DE7BF79">
            <w:pPr>
              <w:pStyle w:val="NoSpacing"/>
              <w:numPr>
                <w:ilvl w:val="0"/>
                <w:numId w:val="10"/>
              </w:numPr>
              <w:rPr>
                <w:rFonts w:asciiTheme="minorHAnsi" w:hAnsiTheme="minorHAnsi" w:cstheme="minorBidi"/>
                <w:sz w:val="22"/>
                <w:szCs w:val="22"/>
                <w:lang w:val="en-GB"/>
              </w:rPr>
            </w:pPr>
            <w:r w:rsidRPr="083938B1">
              <w:rPr>
                <w:rFonts w:asciiTheme="minorHAnsi" w:hAnsiTheme="minorHAnsi" w:cstheme="minorBidi"/>
                <w:sz w:val="22"/>
                <w:szCs w:val="22"/>
                <w:lang w:val="en-GB"/>
              </w:rPr>
              <w:t xml:space="preserve">24040208 </w:t>
            </w:r>
            <w:r w:rsidR="000813C2" w:rsidRPr="083938B1">
              <w:rPr>
                <w:rFonts w:asciiTheme="minorHAnsi" w:hAnsiTheme="minorHAnsi" w:cstheme="minorBidi"/>
                <w:sz w:val="22"/>
                <w:szCs w:val="22"/>
                <w:lang w:val="en-GB"/>
              </w:rPr>
              <w:t>Nur</w:t>
            </w:r>
            <w:r w:rsidRPr="083938B1">
              <w:rPr>
                <w:rFonts w:asciiTheme="minorHAnsi" w:hAnsiTheme="minorHAnsi" w:cstheme="minorBidi"/>
                <w:sz w:val="22"/>
                <w:szCs w:val="22"/>
                <w:lang w:val="en-GB"/>
              </w:rPr>
              <w:t xml:space="preserve"> Aisyah</w:t>
            </w:r>
            <w:r w:rsidR="000813C2" w:rsidRPr="083938B1">
              <w:rPr>
                <w:rFonts w:asciiTheme="minorHAnsi" w:hAnsiTheme="minorHAnsi" w:cstheme="minorBidi"/>
                <w:sz w:val="22"/>
                <w:szCs w:val="22"/>
                <w:lang w:val="en-GB"/>
              </w:rPr>
              <w:t xml:space="preserve"> binti Sa’ari</w:t>
            </w:r>
          </w:p>
          <w:p w14:paraId="5172AB0F" w14:textId="47242F3B" w:rsidR="73D9FA42" w:rsidRDefault="73D9FA42" w:rsidP="59C82887">
            <w:pPr>
              <w:pStyle w:val="NoSpacing"/>
              <w:numPr>
                <w:ilvl w:val="0"/>
                <w:numId w:val="10"/>
              </w:numPr>
              <w:rPr>
                <w:rFonts w:asciiTheme="minorHAnsi" w:hAnsiTheme="minorHAnsi" w:cstheme="minorBidi"/>
                <w:sz w:val="22"/>
                <w:szCs w:val="22"/>
              </w:rPr>
            </w:pPr>
            <w:r w:rsidRPr="59C82887">
              <w:rPr>
                <w:rFonts w:asciiTheme="minorHAnsi" w:hAnsiTheme="minorHAnsi" w:cstheme="minorBidi"/>
                <w:sz w:val="22"/>
                <w:szCs w:val="22"/>
              </w:rPr>
              <w:t>24045100 Teo Pei Ling</w:t>
            </w:r>
          </w:p>
          <w:p w14:paraId="0E8CBCAC" w14:textId="07C9C7E9" w:rsidR="3AA75BDD" w:rsidRDefault="3AA75BDD" w:rsidP="3A7234DF">
            <w:pPr>
              <w:pStyle w:val="NoSpacing"/>
              <w:numPr>
                <w:ilvl w:val="0"/>
                <w:numId w:val="10"/>
              </w:numPr>
              <w:rPr>
                <w:rFonts w:asciiTheme="minorHAnsi" w:hAnsiTheme="minorHAnsi" w:cstheme="minorBidi"/>
                <w:sz w:val="22"/>
                <w:szCs w:val="22"/>
              </w:rPr>
            </w:pPr>
            <w:r w:rsidRPr="5399F2BF">
              <w:rPr>
                <w:rFonts w:asciiTheme="minorHAnsi" w:hAnsiTheme="minorHAnsi" w:cstheme="minorBidi"/>
                <w:sz w:val="22"/>
                <w:szCs w:val="22"/>
              </w:rPr>
              <w:t>24042288 Ong Jun Rong</w:t>
            </w:r>
          </w:p>
          <w:p w14:paraId="2CF72FA7" w14:textId="77777777" w:rsidR="00A52272" w:rsidRDefault="00A52272" w:rsidP="006C25E5">
            <w:pPr>
              <w:pStyle w:val="NoSpacing"/>
              <w:rPr>
                <w:rFonts w:asciiTheme="minorHAnsi" w:hAnsiTheme="minorHAnsi" w:cstheme="minorHAnsi"/>
                <w:sz w:val="22"/>
                <w:szCs w:val="22"/>
              </w:rPr>
            </w:pPr>
          </w:p>
          <w:p w14:paraId="6FA5450A" w14:textId="77777777" w:rsidR="00A52272" w:rsidRDefault="00A52272" w:rsidP="006C25E5">
            <w:pPr>
              <w:pStyle w:val="NoSpacing"/>
              <w:rPr>
                <w:rFonts w:asciiTheme="minorHAnsi" w:hAnsiTheme="minorHAnsi" w:cstheme="minorBidi"/>
                <w:sz w:val="22"/>
                <w:szCs w:val="22"/>
              </w:rPr>
            </w:pPr>
          </w:p>
          <w:p w14:paraId="2519D986" w14:textId="4AC64868" w:rsidR="28A90EA0" w:rsidRDefault="28A90EA0" w:rsidP="28A90EA0">
            <w:pPr>
              <w:pStyle w:val="NoSpacing"/>
              <w:rPr>
                <w:rFonts w:asciiTheme="minorHAnsi" w:hAnsiTheme="minorHAnsi" w:cstheme="minorBidi"/>
                <w:sz w:val="22"/>
                <w:szCs w:val="22"/>
              </w:rPr>
            </w:pPr>
          </w:p>
          <w:p w14:paraId="3CE5802A" w14:textId="77777777" w:rsidR="00A52272" w:rsidRDefault="00A52272" w:rsidP="006C25E5">
            <w:pPr>
              <w:pStyle w:val="NoSpacing"/>
              <w:rPr>
                <w:rFonts w:asciiTheme="minorHAnsi" w:hAnsiTheme="minorHAnsi" w:cstheme="minorHAnsi"/>
                <w:sz w:val="22"/>
                <w:szCs w:val="22"/>
              </w:rPr>
            </w:pPr>
          </w:p>
          <w:p w14:paraId="0676F5CE" w14:textId="77777777" w:rsidR="00A52272" w:rsidRDefault="00A52272" w:rsidP="006C25E5">
            <w:pPr>
              <w:pStyle w:val="NoSpacing"/>
              <w:rPr>
                <w:rFonts w:asciiTheme="minorHAnsi" w:hAnsiTheme="minorHAnsi" w:cstheme="minorHAnsi"/>
                <w:sz w:val="22"/>
                <w:szCs w:val="22"/>
              </w:rPr>
            </w:pPr>
          </w:p>
          <w:p w14:paraId="20CC6DA9" w14:textId="77777777" w:rsidR="00A52272" w:rsidRDefault="00A52272" w:rsidP="006C25E5">
            <w:pPr>
              <w:pStyle w:val="NoSpacing"/>
              <w:rPr>
                <w:rFonts w:asciiTheme="minorHAnsi" w:hAnsiTheme="minorHAnsi" w:cstheme="minorHAnsi"/>
                <w:sz w:val="22"/>
                <w:szCs w:val="22"/>
              </w:rPr>
            </w:pPr>
          </w:p>
          <w:p w14:paraId="21D0A6A7" w14:textId="77777777" w:rsidR="00A52272" w:rsidRDefault="00A52272" w:rsidP="006C25E5">
            <w:pPr>
              <w:pStyle w:val="NoSpacing"/>
              <w:rPr>
                <w:rFonts w:asciiTheme="minorHAnsi" w:hAnsiTheme="minorHAnsi" w:cstheme="minorHAnsi"/>
                <w:sz w:val="22"/>
                <w:szCs w:val="22"/>
              </w:rPr>
            </w:pPr>
          </w:p>
          <w:p w14:paraId="064CBC61" w14:textId="77777777" w:rsidR="00A52272" w:rsidRDefault="00A52272" w:rsidP="006C25E5">
            <w:pPr>
              <w:pStyle w:val="NoSpacing"/>
              <w:rPr>
                <w:rFonts w:asciiTheme="minorHAnsi" w:hAnsiTheme="minorHAnsi" w:cstheme="minorHAnsi"/>
                <w:sz w:val="22"/>
                <w:szCs w:val="22"/>
              </w:rPr>
            </w:pPr>
          </w:p>
          <w:p w14:paraId="67105568" w14:textId="77777777" w:rsidR="00A52272" w:rsidRPr="000E554D" w:rsidRDefault="00A52272" w:rsidP="006C25E5">
            <w:pPr>
              <w:pStyle w:val="NoSpacing"/>
              <w:rPr>
                <w:rFonts w:asciiTheme="minorHAnsi" w:hAnsiTheme="minorHAnsi" w:cstheme="minorHAnsi"/>
                <w:sz w:val="22"/>
                <w:szCs w:val="22"/>
              </w:rPr>
            </w:pPr>
          </w:p>
        </w:tc>
      </w:tr>
      <w:tr w:rsidR="00A52272" w:rsidRPr="000E554D" w14:paraId="6DF6B754" w14:textId="77777777" w:rsidTr="00C867C2">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6071247C" w14:textId="1B90BE5D" w:rsidR="00345DEF" w:rsidRDefault="00EC39F9" w:rsidP="006C25E5">
            <w:pPr>
              <w:pStyle w:val="NoSpacing"/>
              <w:rPr>
                <w:rFonts w:asciiTheme="minorHAnsi" w:hAnsiTheme="minorHAnsi" w:cstheme="minorHAnsi"/>
                <w:sz w:val="22"/>
                <w:szCs w:val="22"/>
              </w:rPr>
            </w:pPr>
            <w:r>
              <w:rPr>
                <w:rFonts w:asciiTheme="minorHAnsi" w:hAnsiTheme="minorHAnsi" w:cstheme="minorHAnsi"/>
                <w:sz w:val="22"/>
                <w:szCs w:val="22"/>
              </w:rPr>
              <w:t>002</w:t>
            </w:r>
          </w:p>
          <w:p w14:paraId="277927C0" w14:textId="77777777" w:rsidR="00AB1FDA" w:rsidRPr="000E554D" w:rsidRDefault="00AB1FDA" w:rsidP="006C25E5">
            <w:pPr>
              <w:pStyle w:val="NoSpacing"/>
              <w:rPr>
                <w:rFonts w:asciiTheme="minorHAnsi" w:hAnsiTheme="minorHAnsi" w:cstheme="minorHAnsi"/>
                <w:sz w:val="22"/>
                <w:szCs w:val="22"/>
              </w:rPr>
            </w:pPr>
          </w:p>
        </w:tc>
      </w:tr>
    </w:tbl>
    <w:p w14:paraId="1B5DD3A4" w14:textId="6FF01BC2" w:rsidR="00AB1FDA" w:rsidRDefault="00AB1FDA" w:rsidP="00345DEF">
      <w:pPr>
        <w:pStyle w:val="WSHeadings"/>
        <w:spacing w:before="0"/>
        <w:rPr>
          <w:rFonts w:asciiTheme="minorHAnsi" w:hAnsiTheme="minorHAnsi"/>
          <w:color w:val="000000" w:themeColor="text1"/>
          <w:sz w:val="22"/>
          <w:szCs w:val="22"/>
        </w:rPr>
      </w:pPr>
    </w:p>
    <w:p w14:paraId="6965D9F6" w14:textId="77777777" w:rsidR="00AB1FDA" w:rsidRDefault="00AB1FDA">
      <w:pPr>
        <w:spacing w:after="160" w:line="259" w:lineRule="auto"/>
        <w:rPr>
          <w:rFonts w:asciiTheme="minorHAnsi" w:eastAsiaTheme="majorEastAsia" w:hAnsiTheme="minorHAnsi" w:cstheme="minorHAnsi"/>
          <w:b/>
          <w:color w:val="000000" w:themeColor="text1"/>
          <w:sz w:val="22"/>
          <w:szCs w:val="22"/>
          <w:lang w:val="en-US"/>
        </w:rPr>
      </w:pPr>
      <w:r>
        <w:rPr>
          <w:rFonts w:asciiTheme="minorHAnsi" w:hAnsiTheme="minorHAnsi"/>
          <w:color w:val="000000" w:themeColor="text1"/>
          <w:sz w:val="22"/>
          <w:szCs w:val="22"/>
        </w:rPr>
        <w:br w:type="page"/>
      </w:r>
    </w:p>
    <w:sdt>
      <w:sdtPr>
        <w:rPr>
          <w:rFonts w:asciiTheme="minorHAnsi" w:eastAsia="SimSun" w:hAnsiTheme="minorHAnsi" w:cstheme="minorBidi"/>
          <w:color w:val="auto"/>
          <w:sz w:val="24"/>
          <w:szCs w:val="24"/>
          <w:lang w:val="en-GB" w:eastAsia="zh-CN"/>
        </w:rPr>
        <w:id w:val="605393281"/>
        <w:docPartObj>
          <w:docPartGallery w:val="Table of Contents"/>
          <w:docPartUnique/>
        </w:docPartObj>
      </w:sdtPr>
      <w:sdtEndPr>
        <w:rPr>
          <w:b/>
          <w:bCs/>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7A507FCC" w14:textId="214CD61A" w:rsidR="00AB1FDA" w:rsidRPr="00DA6CCF"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DA6CCF">
            <w:rPr>
              <w:rFonts w:asciiTheme="minorHAnsi" w:hAnsiTheme="minorHAnsi" w:cstheme="minorHAnsi"/>
            </w:rPr>
            <w:fldChar w:fldCharType="begin"/>
          </w:r>
          <w:r w:rsidRPr="00DA6CCF">
            <w:rPr>
              <w:rFonts w:asciiTheme="minorHAnsi" w:hAnsiTheme="minorHAnsi" w:cstheme="minorHAnsi"/>
            </w:rPr>
            <w:instrText xml:space="preserve"> TOC \o "1-3" \h \z \u </w:instrText>
          </w:r>
          <w:r w:rsidRPr="00DA6CCF">
            <w:rPr>
              <w:rFonts w:asciiTheme="minorHAnsi" w:hAnsiTheme="minorHAnsi" w:cstheme="minorHAnsi"/>
            </w:rPr>
            <w:fldChar w:fldCharType="separate"/>
          </w:r>
          <w:hyperlink w:anchor="_Toc211958875" w:history="1">
            <w:r w:rsidR="00AB1FDA" w:rsidRPr="00DA6CCF">
              <w:rPr>
                <w:rStyle w:val="Hyperlink"/>
                <w:rFonts w:asciiTheme="minorHAnsi" w:hAnsiTheme="minorHAnsi" w:cstheme="minorHAnsi"/>
                <w:noProof/>
              </w:rPr>
              <w:t>Project Overview</w:t>
            </w:r>
            <w:r w:rsidR="00AB1FDA" w:rsidRPr="00DA6CCF">
              <w:rPr>
                <w:rFonts w:asciiTheme="minorHAnsi" w:hAnsiTheme="minorHAnsi" w:cstheme="minorHAnsi"/>
                <w:noProof/>
                <w:webHidden/>
              </w:rPr>
              <w:tab/>
            </w:r>
            <w:r w:rsidR="00AB1FDA" w:rsidRPr="00DA6CCF">
              <w:rPr>
                <w:rFonts w:asciiTheme="minorHAnsi" w:hAnsiTheme="minorHAnsi" w:cstheme="minorHAnsi"/>
                <w:noProof/>
                <w:webHidden/>
              </w:rPr>
              <w:fldChar w:fldCharType="begin"/>
            </w:r>
            <w:r w:rsidR="00AB1FDA" w:rsidRPr="00DA6CCF">
              <w:rPr>
                <w:rFonts w:asciiTheme="minorHAnsi" w:hAnsiTheme="minorHAnsi" w:cstheme="minorHAnsi"/>
                <w:noProof/>
                <w:webHidden/>
              </w:rPr>
              <w:instrText xml:space="preserve"> PAGEREF _Toc211958875 \h </w:instrText>
            </w:r>
            <w:r w:rsidR="00AB1FDA" w:rsidRPr="00DA6CCF">
              <w:rPr>
                <w:rFonts w:asciiTheme="minorHAnsi" w:hAnsiTheme="minorHAnsi" w:cstheme="minorHAnsi"/>
                <w:noProof/>
                <w:webHidden/>
              </w:rPr>
            </w:r>
            <w:r w:rsidR="00AB1FDA" w:rsidRPr="00DA6CCF">
              <w:rPr>
                <w:rFonts w:asciiTheme="minorHAnsi" w:hAnsiTheme="minorHAnsi" w:cstheme="minorHAnsi"/>
                <w:noProof/>
                <w:webHidden/>
              </w:rPr>
              <w:fldChar w:fldCharType="separate"/>
            </w:r>
            <w:r w:rsidR="00B36BAD">
              <w:rPr>
                <w:rFonts w:asciiTheme="minorHAnsi" w:hAnsiTheme="minorHAnsi" w:cstheme="minorHAnsi"/>
                <w:noProof/>
                <w:webHidden/>
              </w:rPr>
              <w:t>3</w:t>
            </w:r>
            <w:r w:rsidR="00AB1FDA" w:rsidRPr="00DA6CCF">
              <w:rPr>
                <w:rFonts w:asciiTheme="minorHAnsi" w:hAnsiTheme="minorHAnsi" w:cstheme="minorHAnsi"/>
                <w:noProof/>
                <w:webHidden/>
              </w:rPr>
              <w:fldChar w:fldCharType="end"/>
            </w:r>
          </w:hyperlink>
        </w:p>
        <w:p w14:paraId="7D43AC04" w14:textId="369CA439"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6" w:history="1">
            <w:r w:rsidRPr="00DA6CCF">
              <w:rPr>
                <w:rStyle w:val="Hyperlink"/>
                <w:rFonts w:asciiTheme="minorHAnsi" w:hAnsiTheme="minorHAnsi" w:cstheme="minorHAnsi"/>
                <w:noProof/>
              </w:rPr>
              <w:t>System Design</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_Toc211958876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282B1FD9" w14:textId="244AA7AF"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7" w:history="1">
            <w:r w:rsidRPr="00DA6CCF">
              <w:rPr>
                <w:rStyle w:val="Hyperlink"/>
                <w:rFonts w:asciiTheme="minorHAnsi" w:hAnsiTheme="minorHAnsi" w:cstheme="minorHAnsi"/>
                <w:noProof/>
              </w:rPr>
              <w:t>Use Case Diagram</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_Toc211958877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19718E31" w14:textId="4BB00BA7"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8" w:history="1">
            <w:r w:rsidRPr="00DA6CCF">
              <w:rPr>
                <w:rStyle w:val="Hyperlink"/>
                <w:rFonts w:asciiTheme="minorHAnsi" w:hAnsiTheme="minorHAnsi" w:cstheme="minorHAnsi"/>
                <w:noProof/>
              </w:rPr>
              <w:t>Prototype</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_Toc211958878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3468B6C8" w14:textId="4693FC8D"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79" w:history="1">
            <w:r w:rsidRPr="00DA6CCF">
              <w:rPr>
                <w:rStyle w:val="Hyperlink"/>
                <w:rFonts w:asciiTheme="minorHAnsi" w:hAnsiTheme="minorHAnsi" w:cstheme="minorHAnsi"/>
                <w:noProof/>
              </w:rPr>
              <w:t>Entity Relationship Diagram</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_Toc211958879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4</w:t>
            </w:r>
            <w:r w:rsidRPr="00DA6CCF">
              <w:rPr>
                <w:rFonts w:asciiTheme="minorHAnsi" w:hAnsiTheme="minorHAnsi" w:cstheme="minorHAnsi"/>
                <w:noProof/>
                <w:webHidden/>
              </w:rPr>
              <w:fldChar w:fldCharType="end"/>
            </w:r>
          </w:hyperlink>
        </w:p>
        <w:p w14:paraId="3038ED59" w14:textId="78FCB31D"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0" w:history="1">
            <w:r w:rsidRPr="00DA6CCF">
              <w:rPr>
                <w:rStyle w:val="Hyperlink"/>
                <w:rFonts w:asciiTheme="minorHAnsi" w:hAnsiTheme="minorHAnsi" w:cstheme="minorHAnsi"/>
                <w:noProof/>
              </w:rPr>
              <w:t>Functional Requirements</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_Toc211958880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5</w:t>
            </w:r>
            <w:r w:rsidRPr="00DA6CCF">
              <w:rPr>
                <w:rFonts w:asciiTheme="minorHAnsi" w:hAnsiTheme="minorHAnsi" w:cstheme="minorHAnsi"/>
                <w:noProof/>
                <w:webHidden/>
              </w:rPr>
              <w:fldChar w:fldCharType="end"/>
            </w:r>
          </w:hyperlink>
        </w:p>
        <w:p w14:paraId="12F64F3E" w14:textId="734D6761" w:rsidR="00AB1FDA" w:rsidRPr="00DA6CCF" w:rsidRDefault="00AB1FDA">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1" w:history="1">
            <w:r w:rsidRPr="00DA6CCF">
              <w:rPr>
                <w:rStyle w:val="Hyperlink"/>
                <w:rFonts w:asciiTheme="minorHAnsi" w:hAnsiTheme="minorHAnsi" w:cstheme="minorHAnsi"/>
                <w:noProof/>
              </w:rPr>
              <w:t>Project Schedule, Milestones, and Work Allocation</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_Toc211958881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6</w:t>
            </w:r>
            <w:r w:rsidRPr="00DA6CCF">
              <w:rPr>
                <w:rFonts w:asciiTheme="minorHAnsi" w:hAnsiTheme="minorHAnsi" w:cstheme="minorHAnsi"/>
                <w:noProof/>
                <w:webHidden/>
              </w:rPr>
              <w:fldChar w:fldCharType="end"/>
            </w:r>
          </w:hyperlink>
        </w:p>
        <w:p w14:paraId="0E4AC42F" w14:textId="0E6CF7BB"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2" w:history="1">
            <w:r w:rsidRPr="00DA6CCF">
              <w:rPr>
                <w:rStyle w:val="Hyperlink"/>
                <w:rFonts w:asciiTheme="minorHAnsi" w:hAnsiTheme="minorHAnsi" w:cstheme="minorHAnsi"/>
                <w:noProof/>
              </w:rPr>
              <w:t>Project Timeline</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_Toc211958882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6</w:t>
            </w:r>
            <w:r w:rsidRPr="00DA6CCF">
              <w:rPr>
                <w:rFonts w:asciiTheme="minorHAnsi" w:hAnsiTheme="minorHAnsi" w:cstheme="minorHAnsi"/>
                <w:noProof/>
                <w:webHidden/>
              </w:rPr>
              <w:fldChar w:fldCharType="end"/>
            </w:r>
          </w:hyperlink>
        </w:p>
        <w:p w14:paraId="6554FD90" w14:textId="1107DC46" w:rsidR="00AB1FDA" w:rsidRPr="00DA6CCF" w:rsidRDefault="00AB1FDA">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1958883" w:history="1">
            <w:r w:rsidRPr="00DA6CCF">
              <w:rPr>
                <w:rStyle w:val="Hyperlink"/>
                <w:rFonts w:asciiTheme="minorHAnsi" w:hAnsiTheme="minorHAnsi" w:cstheme="minorHAnsi"/>
                <w:noProof/>
              </w:rPr>
              <w:t>Team Contribution Planner</w:t>
            </w:r>
            <w:r w:rsidRPr="00DA6CCF">
              <w:rPr>
                <w:rFonts w:asciiTheme="minorHAnsi" w:hAnsiTheme="minorHAnsi" w:cstheme="minorHAnsi"/>
                <w:noProof/>
                <w:webHidden/>
              </w:rPr>
              <w:tab/>
            </w:r>
            <w:r w:rsidRPr="00DA6CCF">
              <w:rPr>
                <w:rFonts w:asciiTheme="minorHAnsi" w:hAnsiTheme="minorHAnsi" w:cstheme="minorHAnsi"/>
                <w:noProof/>
                <w:webHidden/>
              </w:rPr>
              <w:fldChar w:fldCharType="begin"/>
            </w:r>
            <w:r w:rsidRPr="00DA6CCF">
              <w:rPr>
                <w:rFonts w:asciiTheme="minorHAnsi" w:hAnsiTheme="minorHAnsi" w:cstheme="minorHAnsi"/>
                <w:noProof/>
                <w:webHidden/>
              </w:rPr>
              <w:instrText xml:space="preserve"> PAGEREF _Toc211958883 \h </w:instrText>
            </w:r>
            <w:r w:rsidRPr="00DA6CCF">
              <w:rPr>
                <w:rFonts w:asciiTheme="minorHAnsi" w:hAnsiTheme="minorHAnsi" w:cstheme="minorHAnsi"/>
                <w:noProof/>
                <w:webHidden/>
              </w:rPr>
            </w:r>
            <w:r w:rsidRPr="00DA6CCF">
              <w:rPr>
                <w:rFonts w:asciiTheme="minorHAnsi" w:hAnsiTheme="minorHAnsi" w:cstheme="minorHAnsi"/>
                <w:noProof/>
                <w:webHidden/>
              </w:rPr>
              <w:fldChar w:fldCharType="separate"/>
            </w:r>
            <w:r w:rsidR="00B36BAD">
              <w:rPr>
                <w:rFonts w:asciiTheme="minorHAnsi" w:hAnsiTheme="minorHAnsi" w:cstheme="minorHAnsi"/>
                <w:noProof/>
                <w:webHidden/>
              </w:rPr>
              <w:t>8</w:t>
            </w:r>
            <w:r w:rsidRPr="00DA6CCF">
              <w:rPr>
                <w:rFonts w:asciiTheme="minorHAnsi" w:hAnsiTheme="minorHAnsi" w:cstheme="minorHAnsi"/>
                <w:noProof/>
                <w:webHidden/>
              </w:rPr>
              <w:fldChar w:fldCharType="end"/>
            </w:r>
          </w:hyperlink>
        </w:p>
        <w:p w14:paraId="0BFD3AA1" w14:textId="089069E3" w:rsidR="000F479A" w:rsidRPr="00AA3A9E" w:rsidRDefault="000F479A">
          <w:pPr>
            <w:rPr>
              <w:rFonts w:asciiTheme="minorHAnsi" w:hAnsiTheme="minorHAnsi" w:cstheme="minorHAnsi"/>
            </w:rPr>
          </w:pPr>
          <w:r w:rsidRPr="00DA6CCF">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06CA80AB" w14:textId="2C0DAC79" w:rsidR="000E554D" w:rsidRDefault="00487A84" w:rsidP="00D06490">
      <w:pPr>
        <w:pStyle w:val="Heading1"/>
      </w:pPr>
      <w:bookmarkStart w:id="2" w:name="_Section_A:_AI_1"/>
      <w:bookmarkStart w:id="3" w:name="_Toc211958875"/>
      <w:bookmarkEnd w:id="2"/>
      <w:r>
        <w:lastRenderedPageBreak/>
        <w:t>Project Overview</w:t>
      </w:r>
      <w:bookmarkEnd w:id="3"/>
    </w:p>
    <w:p w14:paraId="63E31D81" w14:textId="77777777" w:rsidR="00487A84" w:rsidRPr="00487A84" w:rsidRDefault="00487A84" w:rsidP="00487A84">
      <w:pPr>
        <w:rPr>
          <w:rFonts w:asciiTheme="minorHAnsi" w:hAnsiTheme="minorHAnsi" w:cstheme="minorHAnsi"/>
          <w:i/>
          <w:color w:val="000000" w:themeColor="text1"/>
          <w:sz w:val="22"/>
          <w:szCs w:val="22"/>
        </w:rPr>
      </w:pPr>
      <w:r w:rsidRPr="00487A84">
        <w:rPr>
          <w:rFonts w:asciiTheme="minorHAnsi" w:hAnsiTheme="minorHAnsi" w:cstheme="minorHAnsi"/>
          <w:i/>
          <w:color w:val="000000" w:themeColor="text1"/>
          <w:sz w:val="22"/>
          <w:szCs w:val="22"/>
        </w:rPr>
        <w:t>Provide a concise description of the system being developed and its main purpose. This section should include:</w:t>
      </w:r>
    </w:p>
    <w:p w14:paraId="1AEFDA79" w14:textId="780DD045" w:rsidR="00487A84" w:rsidRPr="00487A84" w:rsidRDefault="00487A84" w:rsidP="00730B03">
      <w:pPr>
        <w:pStyle w:val="ListParagraph"/>
        <w:numPr>
          <w:ilvl w:val="0"/>
          <w:numId w:val="2"/>
        </w:numPr>
        <w:rPr>
          <w:rFonts w:asciiTheme="minorHAnsi" w:hAnsiTheme="minorHAnsi" w:cstheme="minorHAnsi"/>
          <w:i/>
          <w:color w:val="000000" w:themeColor="text1"/>
          <w:sz w:val="22"/>
          <w:szCs w:val="22"/>
        </w:rPr>
      </w:pPr>
      <w:r w:rsidRPr="00487A84">
        <w:rPr>
          <w:rFonts w:asciiTheme="minorHAnsi" w:hAnsiTheme="minorHAnsi" w:cstheme="minorHAnsi"/>
          <w:i/>
          <w:color w:val="000000" w:themeColor="text1"/>
          <w:sz w:val="22"/>
          <w:szCs w:val="22"/>
        </w:rPr>
        <w:t>An analysis of market gaps for the chosen product or service, along with the proposed solution to address them.</w:t>
      </w:r>
    </w:p>
    <w:p w14:paraId="72944A98" w14:textId="1028E521" w:rsidR="00487A84" w:rsidRPr="00487A84" w:rsidRDefault="00487A84" w:rsidP="00730B03">
      <w:pPr>
        <w:pStyle w:val="ListParagraph"/>
        <w:numPr>
          <w:ilvl w:val="0"/>
          <w:numId w:val="2"/>
        </w:numPr>
        <w:rPr>
          <w:rFonts w:asciiTheme="minorHAnsi" w:hAnsiTheme="minorHAnsi" w:cstheme="minorHAnsi"/>
          <w:color w:val="000000" w:themeColor="text1"/>
          <w:sz w:val="22"/>
          <w:szCs w:val="22"/>
        </w:rPr>
      </w:pPr>
      <w:r w:rsidRPr="00487A84">
        <w:rPr>
          <w:rFonts w:asciiTheme="minorHAnsi" w:hAnsiTheme="minorHAnsi" w:cstheme="minorHAnsi"/>
          <w:i/>
          <w:color w:val="000000" w:themeColor="text1"/>
          <w:sz w:val="22"/>
          <w:szCs w:val="22"/>
        </w:rPr>
        <w:t>Identification of relevant regulatory and compliance requirements (e.g., PCI DSS, AML/KYC, MAS guidelines).</w:t>
      </w:r>
    </w:p>
    <w:p w14:paraId="641E8BDE" w14:textId="77777777" w:rsidR="00487A84" w:rsidRDefault="00487A84" w:rsidP="00426029">
      <w:pPr>
        <w:rPr>
          <w:rFonts w:asciiTheme="minorHAnsi" w:hAnsiTheme="minorHAnsi" w:cstheme="minorHAnsi"/>
          <w:color w:val="000000" w:themeColor="text1"/>
          <w:sz w:val="22"/>
          <w:szCs w:val="22"/>
        </w:rPr>
      </w:pPr>
    </w:p>
    <w:p w14:paraId="18F1E316" w14:textId="77777777" w:rsidR="005F6F74" w:rsidRDefault="008C1B4E">
      <w:pPr>
        <w:spacing w:after="160" w:line="259" w:lineRule="auto"/>
      </w:pPr>
      <w:r w:rsidRPr="008C1B4E">
        <w:t xml:space="preserve">The perfume industry faces notable market gaps, particularly in fragmented payment options for global buyers and high transaction fees for merchants. Additionally, consumers—especially young adults aged 18 to 34—seek greater accessibility, personalization, and trust in their purchases. To address these gaps, our proposed platform offers AI-powered fragrance recommendations, secure and flexible payment methods, and an authenticity guarantee. Users can customize their own perfume blends, view ingredient safety information compliant with HSA and ASEAN Cosmetic Directive </w:t>
      </w:r>
      <w:r w:rsidR="008F6A4A" w:rsidRPr="008C1B4E">
        <w:t>standards and</w:t>
      </w:r>
      <w:r w:rsidRPr="008C1B4E">
        <w:t xml:space="preserve"> receive sample sizes before committing to full-size purchases. This solution caters to the preferences of fashion-conscious, social media-savvy young adults who value personalized experiences and transparency.</w:t>
      </w:r>
    </w:p>
    <w:p w14:paraId="42DF7FD1" w14:textId="00104210" w:rsidR="00D06490" w:rsidRDefault="005F6F74" w:rsidP="76A22FBB">
      <w:pPr>
        <w:spacing w:after="160" w:line="259" w:lineRule="auto"/>
        <w:rPr>
          <w:rFonts w:asciiTheme="majorHAnsi" w:eastAsiaTheme="majorEastAsia" w:hAnsiTheme="majorHAnsi" w:cstheme="majorBidi"/>
          <w:color w:val="2F5496" w:themeColor="accent1" w:themeShade="BF"/>
          <w:sz w:val="32"/>
          <w:szCs w:val="32"/>
        </w:rPr>
      </w:pPr>
      <w:r>
        <w:t xml:space="preserve">To ensure regulatory compliance in Singapore, our platform adheres to several key legal frameworks. Under the Consumer Protection (Fair Trading) Act (CPFTA), we commit to honest marketing practices and accurate product descriptions. The Sale of Goods Act and Lemon Law require us to offer repair, replacement, or refunds for defective products within six months. We comply with the Personal Data Protection Act (PDPA) by obtaining user consent for data collection, securely storing personal information, and allowing data withdrawal. The Electronic Transactions Act (ETA) ensures the legal validity of our digital contracts and e-receipts. For payment security, we rely on PCI DSS-compliant third-party gateways like Stripe and PayPal. We respect Intellectual Property (IP) Laws by avoiding unauthorized use of trademarks and selling only authentic products. Our advertising follows ASAS Guidelines, ensuring truthfulness and appropriateness. If staff are hired, we follow the Employment Act for fair </w:t>
      </w:r>
      <w:r w:rsidR="283619E3">
        <w:t>labour</w:t>
      </w:r>
      <w:r>
        <w:t xml:space="preserve"> practices. Businesses exceeding SGD 1 million in revenue will register for GST and display inclusive pricing. Lastly, our perfumes comply with HSA and ASEAN Cosmetic Directive regulations, including ingredient safety, proper </w:t>
      </w:r>
      <w:r w:rsidR="5CDF6895">
        <w:t>labelling</w:t>
      </w:r>
      <w:r>
        <w:t>, and product notification before market release.</w:t>
      </w:r>
      <w:r>
        <w:br w:type="page"/>
      </w:r>
    </w:p>
    <w:p w14:paraId="3F6901E0" w14:textId="55268C41" w:rsidR="00487A84" w:rsidRDefault="00487A84" w:rsidP="00D06490">
      <w:pPr>
        <w:pStyle w:val="Heading1"/>
      </w:pPr>
      <w:bookmarkStart w:id="4" w:name="_Toc211958876"/>
      <w:r>
        <w:lastRenderedPageBreak/>
        <w:t>System Design</w:t>
      </w:r>
      <w:bookmarkEnd w:id="4"/>
    </w:p>
    <w:p w14:paraId="094947A8" w14:textId="103E41A5" w:rsidR="00487A84" w:rsidRPr="008B4B01" w:rsidRDefault="00487A84" w:rsidP="00487A84">
      <w:p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This section should include the key design components of your system:</w:t>
      </w:r>
    </w:p>
    <w:p w14:paraId="5B4EA2AA" w14:textId="25AF3C29" w:rsidR="00487A84" w:rsidRPr="008B4B01" w:rsidRDefault="00487A84" w:rsidP="00730B03">
      <w:pPr>
        <w:pStyle w:val="ListParagraph"/>
        <w:numPr>
          <w:ilvl w:val="0"/>
          <w:numId w:val="3"/>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Use Case Diagram – to illustrate the system’s main functions and interactions between users and the system.</w:t>
      </w:r>
    </w:p>
    <w:p w14:paraId="72C33B28" w14:textId="7C2125EA" w:rsidR="00487A84" w:rsidRPr="008B4B01" w:rsidRDefault="00487A84" w:rsidP="00730B03">
      <w:pPr>
        <w:pStyle w:val="ListParagraph"/>
        <w:numPr>
          <w:ilvl w:val="0"/>
          <w:numId w:val="3"/>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Prototype – to showcase the preliminary user interface and workflow of the system.</w:t>
      </w:r>
    </w:p>
    <w:p w14:paraId="7E91E56B" w14:textId="2700A806" w:rsidR="00487A84" w:rsidRPr="008B4B01" w:rsidRDefault="00487A84" w:rsidP="00730B03">
      <w:pPr>
        <w:pStyle w:val="ListParagraph"/>
        <w:numPr>
          <w:ilvl w:val="0"/>
          <w:numId w:val="3"/>
        </w:numPr>
        <w:rPr>
          <w:rFonts w:asciiTheme="minorHAnsi" w:hAnsiTheme="minorHAnsi" w:cstheme="minorHAnsi"/>
          <w:i/>
          <w:iCs/>
          <w:color w:val="000000" w:themeColor="text1"/>
          <w:sz w:val="22"/>
          <w:szCs w:val="22"/>
        </w:rPr>
      </w:pPr>
      <w:r w:rsidRPr="008B4B01">
        <w:rPr>
          <w:rFonts w:asciiTheme="minorHAnsi" w:hAnsiTheme="minorHAnsi" w:cstheme="minorHAnsi"/>
          <w:i/>
          <w:iCs/>
          <w:color w:val="000000" w:themeColor="text1"/>
          <w:sz w:val="22"/>
          <w:szCs w:val="22"/>
        </w:rPr>
        <w:t>Entity Relationship Diagram (ERD) – to model the data structure and relationships between key entities.</w:t>
      </w:r>
    </w:p>
    <w:p w14:paraId="2FFE391E" w14:textId="77777777" w:rsidR="008B4B01" w:rsidRDefault="008B4B01">
      <w:pPr>
        <w:spacing w:after="160" w:line="259" w:lineRule="auto"/>
        <w:rPr>
          <w:rFonts w:asciiTheme="minorHAnsi" w:hAnsiTheme="minorHAnsi" w:cstheme="minorHAnsi"/>
          <w:color w:val="000000" w:themeColor="text1"/>
          <w:sz w:val="22"/>
          <w:szCs w:val="22"/>
        </w:rPr>
      </w:pPr>
    </w:p>
    <w:p w14:paraId="4A7116E9" w14:textId="3115E4FB" w:rsidR="00D06490" w:rsidRDefault="008B4B01" w:rsidP="008B4B01">
      <w:pPr>
        <w:pStyle w:val="Heading2"/>
      </w:pPr>
      <w:bookmarkStart w:id="5" w:name="_Toc211958877"/>
      <w:r>
        <w:t>Use Case Diagram</w:t>
      </w:r>
      <w:bookmarkEnd w:id="5"/>
    </w:p>
    <w:p w14:paraId="055AB117" w14:textId="000B9642" w:rsidR="008B4B01" w:rsidRPr="008B4B01" w:rsidRDefault="008B4B01" w:rsidP="008B4B01">
      <w:pPr>
        <w:rPr>
          <w:rFonts w:asciiTheme="minorHAnsi" w:hAnsiTheme="minorHAnsi" w:cstheme="minorHAnsi"/>
          <w:i/>
          <w:iCs/>
          <w:sz w:val="22"/>
          <w:szCs w:val="22"/>
        </w:rPr>
      </w:pPr>
      <w:r w:rsidRPr="008B4B01">
        <w:rPr>
          <w:rFonts w:asciiTheme="minorHAnsi" w:hAnsiTheme="minorHAnsi" w:cstheme="minorHAnsi"/>
          <w:i/>
          <w:iCs/>
          <w:sz w:val="22"/>
          <w:szCs w:val="22"/>
        </w:rPr>
        <w:t>Paste or attach the project UCD here</w:t>
      </w:r>
    </w:p>
    <w:p w14:paraId="0F53875E" w14:textId="77777777" w:rsidR="008B4B01" w:rsidRDefault="008B4B01" w:rsidP="008B4B01"/>
    <w:p w14:paraId="2694C618" w14:textId="77777777" w:rsidR="008B4B01" w:rsidRDefault="008B4B01" w:rsidP="008B4B01"/>
    <w:p w14:paraId="3A531326" w14:textId="2515D52E" w:rsidR="008B4B01" w:rsidRPr="008B4B01" w:rsidRDefault="3BEF6EBA" w:rsidP="76A22FBB">
      <w:r>
        <w:rPr>
          <w:noProof/>
        </w:rPr>
        <w:drawing>
          <wp:inline distT="0" distB="0" distL="0" distR="0" wp14:anchorId="27120FCD" wp14:editId="12C56A6C">
            <wp:extent cx="3028950" cy="4962525"/>
            <wp:effectExtent l="0" t="0" r="0" b="0"/>
            <wp:docPr id="11438208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20818" name=""/>
                    <pic:cNvPicPr/>
                  </pic:nvPicPr>
                  <pic:blipFill>
                    <a:blip r:embed="rId11">
                      <a:extLst>
                        <a:ext uri="{28A0092B-C50C-407E-A947-70E740481C1C}">
                          <a14:useLocalDpi xmlns:a14="http://schemas.microsoft.com/office/drawing/2010/main" val="0"/>
                        </a:ext>
                      </a:extLst>
                    </a:blip>
                    <a:stretch>
                      <a:fillRect/>
                    </a:stretch>
                  </pic:blipFill>
                  <pic:spPr>
                    <a:xfrm>
                      <a:off x="0" y="0"/>
                      <a:ext cx="3028950" cy="4962525"/>
                    </a:xfrm>
                    <a:prstGeom prst="rect">
                      <a:avLst/>
                    </a:prstGeom>
                  </pic:spPr>
                </pic:pic>
              </a:graphicData>
            </a:graphic>
          </wp:inline>
        </w:drawing>
      </w:r>
    </w:p>
    <w:p w14:paraId="675742DD" w14:textId="50B16E59" w:rsidR="008B4B01" w:rsidRDefault="008B4B01" w:rsidP="008B4B01">
      <w:pPr>
        <w:pStyle w:val="Heading2"/>
      </w:pPr>
      <w:bookmarkStart w:id="6" w:name="_Toc211958878"/>
      <w:r>
        <w:t>Prototype</w:t>
      </w:r>
      <w:bookmarkEnd w:id="6"/>
    </w:p>
    <w:p w14:paraId="0E391DBE" w14:textId="3D6887F2" w:rsidR="008B4B01" w:rsidRPr="008B4B01" w:rsidRDefault="008B4B01" w:rsidP="008B4B01">
      <w:pPr>
        <w:rPr>
          <w:rFonts w:asciiTheme="minorHAnsi" w:hAnsiTheme="minorHAnsi" w:cstheme="minorHAnsi"/>
          <w:i/>
          <w:iCs/>
          <w:sz w:val="22"/>
          <w:szCs w:val="22"/>
        </w:rPr>
      </w:pPr>
      <w:r w:rsidRPr="4D10AB60">
        <w:rPr>
          <w:rFonts w:asciiTheme="minorHAnsi" w:hAnsiTheme="minorHAnsi" w:cstheme="minorBidi"/>
          <w:i/>
          <w:sz w:val="22"/>
          <w:szCs w:val="22"/>
        </w:rPr>
        <w:t>Attach the project prototype here</w:t>
      </w:r>
    </w:p>
    <w:p w14:paraId="4E20AE7A" w14:textId="5BF90665" w:rsidR="008B4B01" w:rsidRDefault="033F38A4" w:rsidP="008B4B01">
      <w:pPr>
        <w:rPr>
          <w:rFonts w:eastAsia="Times New Roman"/>
        </w:rPr>
      </w:pPr>
      <w:hyperlink r:id="rId12">
        <w:r w:rsidRPr="4D10AB60">
          <w:rPr>
            <w:rStyle w:val="Hyperlink"/>
            <w:rFonts w:eastAsia="Times New Roman"/>
          </w:rPr>
          <w:t>User Dashboard – Figma Make</w:t>
        </w:r>
      </w:hyperlink>
    </w:p>
    <w:p w14:paraId="7FF887C6" w14:textId="77777777" w:rsidR="008B4B01" w:rsidRDefault="008B4B01" w:rsidP="008B4B01"/>
    <w:p w14:paraId="7AFEE684" w14:textId="77777777" w:rsidR="008B4B01" w:rsidRPr="008B4B01" w:rsidRDefault="008B4B01" w:rsidP="008B4B01"/>
    <w:p w14:paraId="422DD84E" w14:textId="678B555D" w:rsidR="008B4B01" w:rsidRDefault="008B4B01" w:rsidP="008B4B01">
      <w:pPr>
        <w:pStyle w:val="Heading2"/>
      </w:pPr>
      <w:bookmarkStart w:id="7" w:name="_Toc211958879"/>
      <w:r>
        <w:t>Entity Relationship Diagram</w:t>
      </w:r>
      <w:bookmarkEnd w:id="7"/>
    </w:p>
    <w:p w14:paraId="63373855" w14:textId="1EDE3800" w:rsidR="008B4B01" w:rsidRPr="008B4B01" w:rsidRDefault="008B4B01" w:rsidP="008B4B01">
      <w:pPr>
        <w:rPr>
          <w:rFonts w:asciiTheme="minorHAnsi" w:hAnsiTheme="minorHAnsi" w:cstheme="minorBidi"/>
          <w:i/>
          <w:sz w:val="22"/>
          <w:szCs w:val="22"/>
        </w:rPr>
      </w:pPr>
      <w:r w:rsidRPr="4D10AB60">
        <w:rPr>
          <w:rFonts w:asciiTheme="minorHAnsi" w:hAnsiTheme="minorHAnsi" w:cstheme="minorBidi"/>
          <w:i/>
          <w:sz w:val="22"/>
          <w:szCs w:val="22"/>
        </w:rPr>
        <w:t>Paste or attach the project ERD here</w:t>
      </w:r>
    </w:p>
    <w:p w14:paraId="0F9CBE90" w14:textId="3A7EB252" w:rsidR="4D10AB60" w:rsidRDefault="4D10AB60" w:rsidP="4D10AB60">
      <w:pPr>
        <w:rPr>
          <w:rFonts w:asciiTheme="minorHAnsi" w:hAnsiTheme="minorHAnsi" w:cstheme="minorBidi"/>
          <w:i/>
          <w:iCs/>
          <w:sz w:val="22"/>
          <w:szCs w:val="22"/>
        </w:rPr>
      </w:pPr>
    </w:p>
    <w:p w14:paraId="4889DBA1" w14:textId="7921EDB5" w:rsidR="4D10AB60" w:rsidRDefault="4D10AB60" w:rsidP="4D10AB60">
      <w:pPr>
        <w:rPr>
          <w:rFonts w:asciiTheme="minorHAnsi" w:hAnsiTheme="minorHAnsi" w:cstheme="minorBidi"/>
          <w:i/>
          <w:iCs/>
          <w:sz w:val="22"/>
          <w:szCs w:val="22"/>
        </w:rPr>
      </w:pPr>
    </w:p>
    <w:p w14:paraId="009D641A" w14:textId="77777777" w:rsidR="008B4B01" w:rsidRDefault="008B4B01">
      <w:pPr>
        <w:spacing w:after="160" w:line="259" w:lineRule="auto"/>
        <w:rPr>
          <w:rFonts w:asciiTheme="majorHAnsi" w:eastAsiaTheme="majorEastAsia" w:hAnsiTheme="majorHAnsi" w:cstheme="majorBidi"/>
          <w:color w:val="2F5496" w:themeColor="accent1" w:themeShade="BF"/>
          <w:sz w:val="32"/>
          <w:szCs w:val="32"/>
        </w:rPr>
      </w:pPr>
    </w:p>
    <w:p w14:paraId="2E881AB2" w14:textId="77777777" w:rsidR="008B4B01" w:rsidRDefault="008B4B01">
      <w:pPr>
        <w:spacing w:after="160" w:line="259" w:lineRule="auto"/>
        <w:rPr>
          <w:rFonts w:asciiTheme="majorHAnsi" w:eastAsiaTheme="majorEastAsia" w:hAnsiTheme="majorHAnsi" w:cstheme="majorBidi"/>
          <w:color w:val="2F5496" w:themeColor="accent1" w:themeShade="BF"/>
          <w:sz w:val="32"/>
          <w:szCs w:val="32"/>
        </w:rPr>
      </w:pPr>
    </w:p>
    <w:p w14:paraId="1327DE85" w14:textId="77777777" w:rsidR="00B36BAD" w:rsidRDefault="00B36BAD">
      <w:pPr>
        <w:spacing w:after="160" w:line="259" w:lineRule="auto"/>
        <w:rPr>
          <w:rFonts w:asciiTheme="majorHAnsi" w:eastAsiaTheme="majorEastAsia" w:hAnsiTheme="majorHAnsi" w:cstheme="majorBidi"/>
          <w:color w:val="2F5496" w:themeColor="accent1" w:themeShade="BF"/>
          <w:sz w:val="32"/>
          <w:szCs w:val="32"/>
        </w:rPr>
      </w:pPr>
      <w:bookmarkStart w:id="8" w:name="_Toc211958880"/>
      <w:r>
        <w:br w:type="page"/>
      </w:r>
    </w:p>
    <w:p w14:paraId="688B3378" w14:textId="019D85EF" w:rsidR="00D06490" w:rsidRPr="00D06490" w:rsidRDefault="00D06490" w:rsidP="00D06490">
      <w:pPr>
        <w:pStyle w:val="Heading1"/>
      </w:pPr>
      <w:r w:rsidRPr="00D06490">
        <w:lastRenderedPageBreak/>
        <w:t>Functional Requirements</w:t>
      </w:r>
      <w:bookmarkEnd w:id="8"/>
    </w:p>
    <w:p w14:paraId="203F6E82" w14:textId="3F42838C" w:rsidR="00487A84" w:rsidRPr="00561836" w:rsidRDefault="00D06490" w:rsidP="00D06490">
      <w:pPr>
        <w:rPr>
          <w:rFonts w:asciiTheme="minorHAnsi" w:hAnsiTheme="minorHAnsi" w:cstheme="minorHAnsi"/>
          <w:i/>
          <w:iCs/>
          <w:color w:val="000000" w:themeColor="text1"/>
          <w:sz w:val="22"/>
          <w:szCs w:val="22"/>
        </w:rPr>
      </w:pPr>
      <w:r w:rsidRPr="00561836">
        <w:rPr>
          <w:rFonts w:asciiTheme="minorHAnsi" w:hAnsiTheme="minorHAnsi" w:cstheme="minorHAnsi"/>
          <w:i/>
          <w:iCs/>
          <w:color w:val="000000" w:themeColor="text1"/>
          <w:sz w:val="22"/>
          <w:szCs w:val="22"/>
        </w:rPr>
        <w:t>This section outlines the specific features and functionalities that the system must provide. It should clearly describe what the system is expected to do to meet user needs and project objectives.</w:t>
      </w:r>
    </w:p>
    <w:p w14:paraId="7C91FDF3" w14:textId="77777777" w:rsidR="00D06490" w:rsidRDefault="00D06490" w:rsidP="00D06490">
      <w:pPr>
        <w:rPr>
          <w:rFonts w:asciiTheme="minorHAnsi" w:hAnsiTheme="minorHAnsi" w:cstheme="minorHAnsi"/>
          <w:color w:val="000000" w:themeColor="text1"/>
          <w:sz w:val="22"/>
          <w:szCs w:val="22"/>
        </w:rPr>
      </w:pPr>
    </w:p>
    <w:p w14:paraId="11D9D121" w14:textId="6E363A64" w:rsidR="00D06490" w:rsidRDefault="6DBA9198" w:rsidP="76A22FBB">
      <w:r w:rsidRPr="76A22FBB">
        <w:rPr>
          <w:rFonts w:ascii="Calibri" w:eastAsia="Calibri" w:hAnsi="Calibri" w:cs="Calibri"/>
          <w:sz w:val="22"/>
          <w:szCs w:val="22"/>
        </w:rPr>
        <w:t>Functional Requirements (FR):</w:t>
      </w:r>
    </w:p>
    <w:p w14:paraId="0A7ED3F5" w14:textId="6031413F" w:rsidR="00D06490"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Visitors can browse products/services. </w:t>
      </w:r>
    </w:p>
    <w:p w14:paraId="22D3A85A" w14:textId="6DF120D9" w:rsidR="00D06490"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Customers can sign up/log in, add/remove items to cart, update quantities, and retain cart contents after logout. </w:t>
      </w:r>
    </w:p>
    <w:p w14:paraId="3CA6267A" w14:textId="011F4059" w:rsidR="00D06490"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Administrators can manage product/service details. </w:t>
      </w:r>
    </w:p>
    <w:p w14:paraId="2A0C74E2" w14:textId="5B27A3C5" w:rsidR="00D06490"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Front-end and back-end validations are implemented.</w:t>
      </w:r>
    </w:p>
    <w:p w14:paraId="193D7EF4" w14:textId="489008A1"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Users can browse perfumes and colognes collections and view product details. </w:t>
      </w:r>
    </w:p>
    <w:p w14:paraId="7342D108" w14:textId="009AE7C7"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Customers can use the filter/search function to browse products by brand or tags. </w:t>
      </w:r>
    </w:p>
    <w:p w14:paraId="3C919CB8" w14:textId="347A2DF7"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Customers can sign up/log in, add or remove perfumes and colognes from the cart, update item quantities, and retain cart contents after logout. </w:t>
      </w:r>
    </w:p>
    <w:p w14:paraId="0520F6E5" w14:textId="7772C515"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Customers can update personal information (contact details, address, phone number). </w:t>
      </w:r>
    </w:p>
    <w:p w14:paraId="0DAC47BA" w14:textId="7E4BFA3F"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Customers can proceed to </w:t>
      </w:r>
      <w:proofErr w:type="spellStart"/>
      <w:r w:rsidRPr="76A22FBB">
        <w:rPr>
          <w:rFonts w:ascii="Calibri" w:eastAsia="Calibri" w:hAnsi="Calibri" w:cs="Calibri"/>
          <w:sz w:val="22"/>
          <w:szCs w:val="22"/>
        </w:rPr>
        <w:t>checkout</w:t>
      </w:r>
      <w:proofErr w:type="spellEnd"/>
      <w:r w:rsidRPr="76A22FBB">
        <w:rPr>
          <w:rFonts w:ascii="Calibri" w:eastAsia="Calibri" w:hAnsi="Calibri" w:cs="Calibri"/>
          <w:sz w:val="22"/>
          <w:szCs w:val="22"/>
        </w:rPr>
        <w:t xml:space="preserve"> and make secure payments through a payment gateway. </w:t>
      </w:r>
    </w:p>
    <w:p w14:paraId="70A5C440" w14:textId="4705C180"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Customers receive a confirmation email or message upon successful payment. </w:t>
      </w:r>
    </w:p>
    <w:p w14:paraId="4A10C3DE" w14:textId="70ACC456"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Administrators can add, update, or delete perfumes and colognes product details. </w:t>
      </w:r>
    </w:p>
    <w:p w14:paraId="083E4359" w14:textId="68C1D59D"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Administrators can manage user accounts and view order information. </w:t>
      </w:r>
    </w:p>
    <w:p w14:paraId="17052B4F" w14:textId="11547546" w:rsidR="6DBA9198" w:rsidRDefault="6DBA9198" w:rsidP="76A22FBB">
      <w:pPr>
        <w:pStyle w:val="ListParagraph"/>
        <w:numPr>
          <w:ilvl w:val="0"/>
          <w:numId w:val="1"/>
        </w:numPr>
        <w:rPr>
          <w:rFonts w:ascii="Calibri" w:eastAsia="Calibri" w:hAnsi="Calibri" w:cs="Calibri"/>
          <w:sz w:val="22"/>
          <w:szCs w:val="22"/>
        </w:rPr>
      </w:pPr>
      <w:r w:rsidRPr="76A22FBB">
        <w:rPr>
          <w:rFonts w:ascii="Calibri" w:eastAsia="Calibri" w:hAnsi="Calibri" w:cs="Calibri"/>
          <w:sz w:val="22"/>
          <w:szCs w:val="22"/>
        </w:rPr>
        <w:t xml:space="preserve">Front-end and back-end validations are implemented for all user inputs and transactions. </w:t>
      </w:r>
    </w:p>
    <w:p w14:paraId="1D372D7B" w14:textId="74501657" w:rsidR="76A22FBB" w:rsidRDefault="76A22FBB" w:rsidP="76A22FBB">
      <w:pPr>
        <w:rPr>
          <w:rFonts w:ascii="Calibri" w:eastAsia="Calibri" w:hAnsi="Calibri" w:cs="Calibri"/>
          <w:sz w:val="22"/>
          <w:szCs w:val="22"/>
        </w:rPr>
      </w:pPr>
    </w:p>
    <w:p w14:paraId="51EE728B" w14:textId="7B7D6176" w:rsidR="76A22FBB" w:rsidRDefault="76A22FBB" w:rsidP="76A22FBB">
      <w:pPr>
        <w:rPr>
          <w:rFonts w:ascii="Calibri" w:eastAsia="Calibri" w:hAnsi="Calibri" w:cs="Calibri"/>
          <w:sz w:val="22"/>
          <w:szCs w:val="22"/>
        </w:rPr>
      </w:pPr>
    </w:p>
    <w:p w14:paraId="47A57A90" w14:textId="542D05C2" w:rsidR="6DBA9198" w:rsidRDefault="6DBA9198" w:rsidP="76A22FBB">
      <w:r w:rsidRPr="76A22FBB">
        <w:rPr>
          <w:rFonts w:ascii="Calibri" w:eastAsia="Calibri" w:hAnsi="Calibri" w:cs="Calibri"/>
          <w:sz w:val="22"/>
          <w:szCs w:val="22"/>
        </w:rPr>
        <w:t xml:space="preserve">Non-Functional Requirements (NFR): </w:t>
      </w:r>
    </w:p>
    <w:p w14:paraId="5AAE7E98" w14:textId="604849A0" w:rsidR="6DBA9198" w:rsidRDefault="6DBA9198" w:rsidP="76A22FBB">
      <w:r w:rsidRPr="76A22FBB">
        <w:rPr>
          <w:rFonts w:ascii="Calibri" w:eastAsia="Calibri" w:hAnsi="Calibri" w:cs="Calibri"/>
          <w:sz w:val="22"/>
          <w:szCs w:val="22"/>
        </w:rPr>
        <w:t xml:space="preserve">• Prevent unauthorized access. </w:t>
      </w:r>
    </w:p>
    <w:p w14:paraId="4C3F634F" w14:textId="07E28010" w:rsidR="6DBA9198" w:rsidRDefault="6DBA9198" w:rsidP="76A22FBB">
      <w:r w:rsidRPr="76A22FBB">
        <w:rPr>
          <w:rFonts w:ascii="Calibri" w:eastAsia="Calibri" w:hAnsi="Calibri" w:cs="Calibri"/>
          <w:sz w:val="22"/>
          <w:szCs w:val="22"/>
        </w:rPr>
        <w:t xml:space="preserve">• Reject invalid inputs. </w:t>
      </w:r>
    </w:p>
    <w:p w14:paraId="744816AB" w14:textId="249EE6EB" w:rsidR="6DBA9198" w:rsidRDefault="6DBA9198" w:rsidP="76A22FBB">
      <w:r w:rsidRPr="76A22FBB">
        <w:rPr>
          <w:rFonts w:ascii="Calibri" w:eastAsia="Calibri" w:hAnsi="Calibri" w:cs="Calibri"/>
          <w:sz w:val="22"/>
          <w:szCs w:val="22"/>
        </w:rPr>
        <w:t>• Ensure ease of navigation, responsive layout, and pleasant UI design.</w:t>
      </w:r>
    </w:p>
    <w:p w14:paraId="6E600C48" w14:textId="77777777" w:rsidR="00D06490" w:rsidRDefault="00D06490">
      <w:pPr>
        <w:spacing w:after="160" w:line="259" w:lineRule="auto"/>
        <w:rPr>
          <w:rFonts w:asciiTheme="majorHAnsi" w:eastAsiaTheme="majorEastAsia" w:hAnsiTheme="majorHAnsi" w:cstheme="majorBidi"/>
          <w:color w:val="2F5496" w:themeColor="accent1" w:themeShade="BF"/>
          <w:sz w:val="32"/>
          <w:szCs w:val="32"/>
        </w:rPr>
      </w:pPr>
      <w:r>
        <w:br w:type="page"/>
      </w:r>
    </w:p>
    <w:p w14:paraId="58EABAC2" w14:textId="77777777" w:rsidR="001D334D" w:rsidRDefault="001D334D" w:rsidP="00D06490">
      <w:pPr>
        <w:pStyle w:val="Heading1"/>
        <w:sectPr w:rsidR="001D334D">
          <w:headerReference w:type="default" r:id="rId13"/>
          <w:footerReference w:type="default" r:id="rId14"/>
          <w:pgSz w:w="11906" w:h="16838"/>
          <w:pgMar w:top="1440" w:right="1440" w:bottom="1440" w:left="1440" w:header="708" w:footer="708" w:gutter="0"/>
          <w:cols w:space="708"/>
          <w:docGrid w:linePitch="360"/>
        </w:sectPr>
      </w:pPr>
    </w:p>
    <w:p w14:paraId="58550CB1" w14:textId="6F88CE52" w:rsidR="00D06490" w:rsidRPr="00D06490" w:rsidRDefault="00D06490" w:rsidP="00D06490">
      <w:pPr>
        <w:pStyle w:val="Heading1"/>
      </w:pPr>
      <w:bookmarkStart w:id="9" w:name="_Toc211958881"/>
      <w:r w:rsidRPr="00D06490">
        <w:lastRenderedPageBreak/>
        <w:t>Project Schedule, Milestones, and Work Allocation</w:t>
      </w:r>
      <w:bookmarkEnd w:id="9"/>
    </w:p>
    <w:p w14:paraId="51D4D53D" w14:textId="1A3F0113" w:rsidR="00D06490" w:rsidRPr="00561836" w:rsidRDefault="00D06490" w:rsidP="00D06490">
      <w:pPr>
        <w:rPr>
          <w:rFonts w:asciiTheme="minorHAnsi" w:hAnsiTheme="minorHAnsi" w:cstheme="minorHAnsi"/>
          <w:i/>
          <w:iCs/>
          <w:color w:val="000000" w:themeColor="text1"/>
          <w:sz w:val="22"/>
          <w:szCs w:val="22"/>
        </w:rPr>
      </w:pPr>
      <w:r w:rsidRPr="00561836">
        <w:rPr>
          <w:rFonts w:asciiTheme="minorHAnsi" w:hAnsiTheme="minorHAnsi" w:cstheme="minorHAnsi"/>
          <w:i/>
          <w:iCs/>
          <w:color w:val="000000" w:themeColor="text1"/>
          <w:sz w:val="22"/>
          <w:szCs w:val="22"/>
        </w:rPr>
        <w:t xml:space="preserve">This section should provide a detailed breakdown of the project timeline, key milestones, and the specific tasks assigned to each team member. Careful planning is required, as each member will be assessed individually based on their contribution, effort, and teamwork. This </w:t>
      </w:r>
      <w:r w:rsidR="00561836">
        <w:rPr>
          <w:rFonts w:asciiTheme="minorHAnsi" w:hAnsiTheme="minorHAnsi" w:cstheme="minorHAnsi"/>
          <w:i/>
          <w:iCs/>
          <w:color w:val="000000" w:themeColor="text1"/>
          <w:sz w:val="22"/>
          <w:szCs w:val="22"/>
        </w:rPr>
        <w:t>section</w:t>
      </w:r>
      <w:r w:rsidRPr="00561836">
        <w:rPr>
          <w:rFonts w:asciiTheme="minorHAnsi" w:hAnsiTheme="minorHAnsi" w:cstheme="minorHAnsi"/>
          <w:i/>
          <w:iCs/>
          <w:color w:val="000000" w:themeColor="text1"/>
          <w:sz w:val="22"/>
          <w:szCs w:val="22"/>
        </w:rPr>
        <w:t xml:space="preserve"> also serves as a reference for both the team and supervisor to monitor project progress. </w:t>
      </w:r>
    </w:p>
    <w:p w14:paraId="6D05776C" w14:textId="77777777" w:rsidR="00D06490" w:rsidRPr="00D06490" w:rsidRDefault="00D06490" w:rsidP="00D06490">
      <w:pPr>
        <w:rPr>
          <w:rFonts w:asciiTheme="minorHAnsi" w:hAnsiTheme="minorHAnsi" w:cstheme="minorHAnsi"/>
          <w:color w:val="000000" w:themeColor="text1"/>
          <w:sz w:val="22"/>
          <w:szCs w:val="22"/>
        </w:rPr>
      </w:pPr>
    </w:p>
    <w:p w14:paraId="43CE6F32" w14:textId="768AABDA" w:rsidR="008B4B01" w:rsidRDefault="008B4B01" w:rsidP="005C5D04">
      <w:pPr>
        <w:pStyle w:val="Heading2"/>
      </w:pPr>
      <w:bookmarkStart w:id="10" w:name="_Toc211958882"/>
      <w:r>
        <w:t>Project Timeline</w:t>
      </w:r>
      <w:bookmarkEnd w:id="10"/>
    </w:p>
    <w:p w14:paraId="0B2D3830" w14:textId="567F30AC" w:rsidR="005C5D04" w:rsidRPr="005C5D04" w:rsidRDefault="005C5D04" w:rsidP="005C5D04">
      <w:pPr>
        <w:spacing w:after="240"/>
        <w:rPr>
          <w:rFonts w:asciiTheme="minorHAnsi" w:hAnsiTheme="minorHAnsi" w:cstheme="minorHAnsi"/>
          <w:i/>
          <w:iCs/>
        </w:rPr>
      </w:pPr>
      <w:r w:rsidRPr="005C5D04">
        <w:rPr>
          <w:rFonts w:asciiTheme="minorHAnsi" w:hAnsiTheme="minorHAnsi" w:cstheme="minorHAnsi"/>
          <w:i/>
          <w:iCs/>
        </w:rPr>
        <w:t>Discuss with your team and plan your milestones/tasks</w:t>
      </w:r>
      <w:r>
        <w:rPr>
          <w:rFonts w:asciiTheme="minorHAnsi" w:hAnsiTheme="minorHAnsi" w:cstheme="minorHAnsi"/>
          <w:i/>
          <w:iCs/>
        </w:rPr>
        <w:t>. Below some samples are filled in.</w:t>
      </w:r>
    </w:p>
    <w:tbl>
      <w:tblPr>
        <w:tblStyle w:val="TableGrid"/>
        <w:tblW w:w="0" w:type="auto"/>
        <w:tblInd w:w="-3" w:type="dxa"/>
        <w:tblCellMar>
          <w:left w:w="0" w:type="dxa"/>
          <w:right w:w="0" w:type="dxa"/>
        </w:tblCellMar>
        <w:tblLook w:val="04A0" w:firstRow="1" w:lastRow="0" w:firstColumn="1" w:lastColumn="0" w:noHBand="0" w:noVBand="1"/>
      </w:tblPr>
      <w:tblGrid>
        <w:gridCol w:w="743"/>
        <w:gridCol w:w="1804"/>
        <w:gridCol w:w="6095"/>
        <w:gridCol w:w="3783"/>
        <w:gridCol w:w="1523"/>
      </w:tblGrid>
      <w:tr w:rsidR="00D06490" w14:paraId="7939A8DE" w14:textId="77777777" w:rsidTr="00BA4349">
        <w:tc>
          <w:tcPr>
            <w:tcW w:w="743" w:type="dxa"/>
            <w:tcBorders>
              <w:top w:val="single" w:sz="4" w:space="0" w:color="auto"/>
              <w:left w:val="single" w:sz="4" w:space="0" w:color="auto"/>
              <w:bottom w:val="single" w:sz="4" w:space="0" w:color="auto"/>
              <w:right w:val="single" w:sz="4" w:space="0" w:color="auto"/>
            </w:tcBorders>
          </w:tcPr>
          <w:p w14:paraId="059C34BD" w14:textId="5E7EE6D4"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Week</w:t>
            </w:r>
          </w:p>
        </w:tc>
        <w:tc>
          <w:tcPr>
            <w:tcW w:w="1804" w:type="dxa"/>
            <w:tcBorders>
              <w:top w:val="single" w:sz="4" w:space="0" w:color="auto"/>
              <w:left w:val="single" w:sz="4" w:space="0" w:color="auto"/>
              <w:bottom w:val="single" w:sz="4" w:space="0" w:color="auto"/>
              <w:right w:val="single" w:sz="4" w:space="0" w:color="auto"/>
            </w:tcBorders>
          </w:tcPr>
          <w:p w14:paraId="549FE3FE" w14:textId="3B8F38AC"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Milestone/Task</w:t>
            </w:r>
          </w:p>
        </w:tc>
        <w:tc>
          <w:tcPr>
            <w:tcW w:w="6095" w:type="dxa"/>
            <w:tcBorders>
              <w:top w:val="single" w:sz="4" w:space="0" w:color="auto"/>
              <w:left w:val="single" w:sz="4" w:space="0" w:color="auto"/>
              <w:bottom w:val="single" w:sz="4" w:space="0" w:color="auto"/>
              <w:right w:val="single" w:sz="4" w:space="0" w:color="auto"/>
            </w:tcBorders>
          </w:tcPr>
          <w:p w14:paraId="14FA5CFF" w14:textId="6D97BEF3"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Description/Deliverables</w:t>
            </w:r>
          </w:p>
        </w:tc>
        <w:tc>
          <w:tcPr>
            <w:tcW w:w="3783" w:type="dxa"/>
            <w:tcBorders>
              <w:top w:val="single" w:sz="4" w:space="0" w:color="auto"/>
              <w:left w:val="single" w:sz="4" w:space="0" w:color="auto"/>
              <w:bottom w:val="single" w:sz="4" w:space="0" w:color="auto"/>
              <w:right w:val="single" w:sz="4" w:space="0" w:color="auto"/>
            </w:tcBorders>
          </w:tcPr>
          <w:p w14:paraId="63CE4E51" w14:textId="6F1854C8"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Responsible Member</w:t>
            </w:r>
          </w:p>
        </w:tc>
        <w:tc>
          <w:tcPr>
            <w:tcW w:w="1523" w:type="dxa"/>
            <w:tcBorders>
              <w:top w:val="single" w:sz="4" w:space="0" w:color="auto"/>
              <w:left w:val="single" w:sz="4" w:space="0" w:color="auto"/>
              <w:bottom w:val="single" w:sz="4" w:space="0" w:color="auto"/>
              <w:right w:val="single" w:sz="4" w:space="0" w:color="auto"/>
            </w:tcBorders>
          </w:tcPr>
          <w:p w14:paraId="7C9F75A7" w14:textId="501E0E6F" w:rsidR="00D06490" w:rsidRPr="00D06490" w:rsidRDefault="00D06490" w:rsidP="00D06490">
            <w:pPr>
              <w:jc w:val="center"/>
              <w:rPr>
                <w:rFonts w:asciiTheme="minorHAnsi" w:hAnsiTheme="minorHAnsi" w:cstheme="minorHAnsi"/>
                <w:b/>
                <w:bCs/>
                <w:color w:val="000000" w:themeColor="text1"/>
                <w:sz w:val="22"/>
                <w:szCs w:val="22"/>
              </w:rPr>
            </w:pPr>
            <w:r w:rsidRPr="00D06490">
              <w:rPr>
                <w:rFonts w:asciiTheme="minorHAnsi" w:hAnsiTheme="minorHAnsi" w:cstheme="minorHAnsi"/>
                <w:b/>
                <w:bCs/>
                <w:color w:val="000000" w:themeColor="text1"/>
                <w:sz w:val="22"/>
                <w:szCs w:val="22"/>
              </w:rPr>
              <w:t>Status</w:t>
            </w:r>
          </w:p>
        </w:tc>
      </w:tr>
      <w:tr w:rsidR="00A130C2" w:rsidRPr="00A130C2" w14:paraId="0E85C061" w14:textId="77777777" w:rsidTr="00BA4349">
        <w:tc>
          <w:tcPr>
            <w:tcW w:w="743" w:type="dxa"/>
            <w:tcBorders>
              <w:top w:val="single" w:sz="4" w:space="0" w:color="auto"/>
              <w:left w:val="single" w:sz="4" w:space="0" w:color="auto"/>
              <w:bottom w:val="single" w:sz="4" w:space="0" w:color="auto"/>
              <w:right w:val="single" w:sz="4" w:space="0" w:color="auto"/>
            </w:tcBorders>
            <w:vAlign w:val="center"/>
          </w:tcPr>
          <w:p w14:paraId="34103579" w14:textId="3BAFC322"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1</w:t>
            </w:r>
          </w:p>
        </w:tc>
        <w:tc>
          <w:tcPr>
            <w:tcW w:w="1804" w:type="dxa"/>
            <w:tcBorders>
              <w:top w:val="single" w:sz="4" w:space="0" w:color="auto"/>
              <w:left w:val="single" w:sz="4" w:space="0" w:color="auto"/>
              <w:bottom w:val="single" w:sz="4" w:space="0" w:color="auto"/>
              <w:right w:val="single" w:sz="4" w:space="0" w:color="auto"/>
            </w:tcBorders>
            <w:vAlign w:val="center"/>
          </w:tcPr>
          <w:p w14:paraId="6CE0414A" w14:textId="23624190"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Project Initiation</w:t>
            </w:r>
          </w:p>
        </w:tc>
        <w:tc>
          <w:tcPr>
            <w:tcW w:w="6095" w:type="dxa"/>
            <w:tcBorders>
              <w:top w:val="single" w:sz="4" w:space="0" w:color="auto"/>
              <w:left w:val="single" w:sz="4" w:space="0" w:color="auto"/>
              <w:bottom w:val="single" w:sz="4" w:space="0" w:color="auto"/>
              <w:right w:val="single" w:sz="4" w:space="0" w:color="auto"/>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30C2" w:rsidRPr="00A130C2" w14:paraId="09F9C3EC" w14:textId="77777777" w:rsidTr="00F6309A">
              <w:trPr>
                <w:tblCellSpacing w:w="15" w:type="dxa"/>
              </w:trPr>
              <w:tc>
                <w:tcPr>
                  <w:tcW w:w="0" w:type="auto"/>
                  <w:vAlign w:val="center"/>
                  <w:hideMark/>
                </w:tcPr>
                <w:p w14:paraId="34F083B7" w14:textId="77777777" w:rsidR="00D06490" w:rsidRPr="00A130C2" w:rsidRDefault="00D06490" w:rsidP="00EA4CBA">
                  <w:pPr>
                    <w:rPr>
                      <w:rFonts w:asciiTheme="minorHAnsi" w:hAnsiTheme="minorHAnsi" w:cstheme="minorHAnsi"/>
                      <w:color w:val="0070C0"/>
                      <w:sz w:val="20"/>
                      <w:szCs w:val="20"/>
                      <w:lang w:val="en-SG"/>
                    </w:rPr>
                  </w:pPr>
                </w:p>
              </w:tc>
            </w:tr>
          </w:tbl>
          <w:p w14:paraId="4DDDF04D" w14:textId="77777777" w:rsidR="00D06490" w:rsidRPr="00A130C2" w:rsidRDefault="00D06490" w:rsidP="00EA4CBA">
            <w:pPr>
              <w:rPr>
                <w:rFonts w:asciiTheme="minorHAnsi" w:hAnsiTheme="minorHAnsi" w:cstheme="minorHAnsi"/>
                <w:vanish/>
                <w:color w:val="0070C0"/>
                <w:sz w:val="20"/>
                <w:szCs w:val="20"/>
                <w:lang w:val="en-SG"/>
              </w:rPr>
            </w:pPr>
          </w:p>
          <w:p w14:paraId="18B69B6F" w14:textId="77777777" w:rsidR="008B4B01" w:rsidRPr="00A130C2" w:rsidRDefault="008B4B01" w:rsidP="00EA4CBA">
            <w:pPr>
              <w:rPr>
                <w:rFonts w:asciiTheme="minorHAnsi" w:hAnsiTheme="minorHAnsi" w:cstheme="minorHAnsi"/>
                <w:color w:val="0070C0"/>
                <w:sz w:val="20"/>
                <w:szCs w:val="20"/>
                <w:lang w:val="en-SG"/>
              </w:rPr>
            </w:pPr>
            <w:r w:rsidRPr="00A130C2">
              <w:rPr>
                <w:rFonts w:asciiTheme="minorHAnsi" w:hAnsiTheme="minorHAnsi" w:cstheme="minorHAnsi"/>
                <w:color w:val="0070C0"/>
                <w:sz w:val="20"/>
                <w:szCs w:val="20"/>
                <w:lang w:val="en-SG"/>
              </w:rPr>
              <w:t xml:space="preserve">Define project scope, goals, and team roles. </w:t>
            </w:r>
          </w:p>
          <w:p w14:paraId="7235A805" w14:textId="5D8D81BA" w:rsidR="00D06490" w:rsidRPr="00A130C2" w:rsidRDefault="008B4B01"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lang w:val="en-SG"/>
              </w:rPr>
              <w:t>Conduct initial research on market gaps and target users.</w:t>
            </w:r>
          </w:p>
        </w:tc>
        <w:tc>
          <w:tcPr>
            <w:tcW w:w="3783" w:type="dxa"/>
            <w:tcBorders>
              <w:top w:val="single" w:sz="4" w:space="0" w:color="auto"/>
              <w:left w:val="single" w:sz="4" w:space="0" w:color="auto"/>
              <w:bottom w:val="single" w:sz="4" w:space="0" w:color="auto"/>
              <w:right w:val="single" w:sz="4" w:space="0" w:color="auto"/>
            </w:tcBorders>
            <w:vAlign w:val="center"/>
          </w:tcPr>
          <w:p w14:paraId="0F7BB6A3" w14:textId="5234347F"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Entire Team</w:t>
            </w:r>
          </w:p>
        </w:tc>
        <w:tc>
          <w:tcPr>
            <w:tcW w:w="1523" w:type="dxa"/>
            <w:tcBorders>
              <w:top w:val="single" w:sz="4" w:space="0" w:color="auto"/>
              <w:left w:val="single" w:sz="4" w:space="0" w:color="auto"/>
              <w:bottom w:val="single" w:sz="4" w:space="0" w:color="auto"/>
              <w:right w:val="single" w:sz="4" w:space="0" w:color="auto"/>
            </w:tcBorders>
            <w:vAlign w:val="center"/>
          </w:tcPr>
          <w:p w14:paraId="181A5792" w14:textId="680AF956" w:rsidR="00D06490" w:rsidRPr="00A130C2" w:rsidRDefault="005C5D04"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Completed</w:t>
            </w:r>
          </w:p>
        </w:tc>
      </w:tr>
      <w:tr w:rsidR="00A130C2" w:rsidRPr="00A130C2" w14:paraId="44B2D528" w14:textId="77777777" w:rsidTr="00BA4349">
        <w:tc>
          <w:tcPr>
            <w:tcW w:w="743" w:type="dxa"/>
            <w:tcBorders>
              <w:top w:val="single" w:sz="4" w:space="0" w:color="auto"/>
              <w:left w:val="single" w:sz="4" w:space="0" w:color="auto"/>
              <w:bottom w:val="single" w:sz="4" w:space="0" w:color="auto"/>
              <w:right w:val="single" w:sz="4" w:space="0" w:color="auto"/>
            </w:tcBorders>
            <w:vAlign w:val="center"/>
          </w:tcPr>
          <w:p w14:paraId="3C3202B5" w14:textId="75C426F4"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2</w:t>
            </w:r>
          </w:p>
        </w:tc>
        <w:tc>
          <w:tcPr>
            <w:tcW w:w="1804" w:type="dxa"/>
            <w:tcBorders>
              <w:top w:val="single" w:sz="4" w:space="0" w:color="auto"/>
              <w:left w:val="single" w:sz="4" w:space="0" w:color="auto"/>
              <w:bottom w:val="single" w:sz="4" w:space="0" w:color="auto"/>
              <w:right w:val="single" w:sz="4" w:space="0" w:color="auto"/>
            </w:tcBorders>
            <w:vAlign w:val="center"/>
          </w:tcPr>
          <w:p w14:paraId="659EBFCE" w14:textId="472BF7F5" w:rsidR="00AF691E" w:rsidRPr="00A130C2" w:rsidRDefault="005C5D04" w:rsidP="008B4B01">
            <w:pPr>
              <w:rPr>
                <w:rFonts w:asciiTheme="minorHAnsi" w:hAnsiTheme="minorHAnsi" w:cstheme="minorHAnsi"/>
                <w:color w:val="0070C0"/>
                <w:sz w:val="20"/>
                <w:szCs w:val="20"/>
              </w:rPr>
            </w:pPr>
            <w:r w:rsidRPr="00A130C2">
              <w:rPr>
                <w:rFonts w:asciiTheme="minorHAnsi" w:hAnsiTheme="minorHAnsi" w:cstheme="minorHAnsi"/>
                <w:color w:val="0070C0"/>
                <w:sz w:val="20"/>
                <w:szCs w:val="20"/>
              </w:rPr>
              <w:t xml:space="preserve"> System Design and Planning</w:t>
            </w:r>
          </w:p>
        </w:tc>
        <w:tc>
          <w:tcPr>
            <w:tcW w:w="6095" w:type="dxa"/>
            <w:tcBorders>
              <w:top w:val="single" w:sz="4" w:space="0" w:color="auto"/>
              <w:left w:val="single" w:sz="4" w:space="0" w:color="auto"/>
              <w:bottom w:val="single" w:sz="4" w:space="0" w:color="auto"/>
              <w:right w:val="single" w:sz="4" w:space="0" w:color="auto"/>
            </w:tcBorders>
            <w:vAlign w:val="center"/>
          </w:tcPr>
          <w:p w14:paraId="767CFA00" w14:textId="55DD8BD2" w:rsidR="005C5D04" w:rsidRPr="00A130C2" w:rsidRDefault="005C5D04"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rPr>
              <w:t>System Design</w:t>
            </w:r>
          </w:p>
          <w:p w14:paraId="7482F240" w14:textId="7CD4458C" w:rsidR="005C5D04" w:rsidRPr="00A130C2" w:rsidRDefault="005C5D04" w:rsidP="00730B03">
            <w:pPr>
              <w:pStyle w:val="ListParagraph"/>
              <w:numPr>
                <w:ilvl w:val="0"/>
                <w:numId w:val="6"/>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UCD</w:t>
            </w:r>
          </w:p>
          <w:p w14:paraId="5E9472E8" w14:textId="77777777" w:rsidR="005C5D04" w:rsidRPr="00A130C2" w:rsidRDefault="005C5D04" w:rsidP="00730B03">
            <w:pPr>
              <w:pStyle w:val="ListParagraph"/>
              <w:numPr>
                <w:ilvl w:val="0"/>
                <w:numId w:val="6"/>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Functional Requirements</w:t>
            </w:r>
          </w:p>
          <w:p w14:paraId="3F0543DB" w14:textId="77777777" w:rsidR="005C5D04" w:rsidRPr="00A130C2" w:rsidRDefault="005C5D04" w:rsidP="00EA4CBA">
            <w:pPr>
              <w:rPr>
                <w:rFonts w:asciiTheme="minorHAnsi" w:hAnsiTheme="minorHAnsi" w:cstheme="minorHAnsi"/>
                <w:color w:val="0070C0"/>
                <w:sz w:val="20"/>
                <w:szCs w:val="20"/>
              </w:rPr>
            </w:pPr>
          </w:p>
          <w:p w14:paraId="037A06CA" w14:textId="459D0A10" w:rsidR="005C5D04" w:rsidRPr="00A130C2" w:rsidRDefault="005C5D04" w:rsidP="00EA4CBA">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Planning</w:t>
            </w:r>
          </w:p>
          <w:p w14:paraId="00090DF8" w14:textId="33151863" w:rsidR="005C5D04" w:rsidRPr="00A130C2" w:rsidRDefault="005C5D04" w:rsidP="00730B03">
            <w:pPr>
              <w:pStyle w:val="ListParagraph"/>
              <w:numPr>
                <w:ilvl w:val="0"/>
                <w:numId w:val="6"/>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Allocation of features - Team Contribution Planner</w:t>
            </w:r>
          </w:p>
          <w:p w14:paraId="16312AD0" w14:textId="0C09F183" w:rsidR="00D06490" w:rsidRPr="00A130C2" w:rsidRDefault="00D06490" w:rsidP="00EA4CBA">
            <w:pPr>
              <w:pStyle w:val="ListParagraph"/>
              <w:ind w:left="360"/>
              <w:rPr>
                <w:rFonts w:asciiTheme="minorHAnsi" w:hAnsiTheme="minorHAnsi" w:cstheme="minorHAnsi"/>
                <w:color w:val="0070C0"/>
                <w:sz w:val="20"/>
                <w:szCs w:val="20"/>
              </w:rPr>
            </w:pPr>
          </w:p>
        </w:tc>
        <w:tc>
          <w:tcPr>
            <w:tcW w:w="3783" w:type="dxa"/>
            <w:tcBorders>
              <w:top w:val="single" w:sz="4" w:space="0" w:color="auto"/>
              <w:left w:val="single" w:sz="4" w:space="0" w:color="auto"/>
              <w:bottom w:val="single" w:sz="4" w:space="0" w:color="auto"/>
              <w:right w:val="single" w:sz="4" w:space="0" w:color="auto"/>
            </w:tcBorders>
            <w:vAlign w:val="center"/>
          </w:tcPr>
          <w:p w14:paraId="682D55B8" w14:textId="42EEF8DE" w:rsidR="005C5D04" w:rsidRPr="00A130C2" w:rsidRDefault="005C5D04" w:rsidP="005C5D04">
            <w:pPr>
              <w:rPr>
                <w:rFonts w:asciiTheme="minorHAnsi" w:hAnsiTheme="minorHAnsi" w:cstheme="minorHAnsi"/>
                <w:color w:val="0070C0"/>
                <w:sz w:val="20"/>
                <w:szCs w:val="20"/>
              </w:rPr>
            </w:pPr>
            <w:r w:rsidRPr="00A130C2">
              <w:rPr>
                <w:rFonts w:asciiTheme="minorHAnsi" w:hAnsiTheme="minorHAnsi" w:cstheme="minorHAnsi"/>
                <w:color w:val="0070C0"/>
                <w:sz w:val="20"/>
                <w:szCs w:val="20"/>
              </w:rPr>
              <w:t>System Design</w:t>
            </w:r>
          </w:p>
          <w:p w14:paraId="6EC5D341" w14:textId="1EDEE614" w:rsidR="00D06490" w:rsidRPr="00A130C2" w:rsidRDefault="005C5D04" w:rsidP="00730B03">
            <w:pPr>
              <w:pStyle w:val="ListParagraph"/>
              <w:numPr>
                <w:ilvl w:val="0"/>
                <w:numId w:val="7"/>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Entire team</w:t>
            </w:r>
          </w:p>
          <w:p w14:paraId="43DBCB97" w14:textId="77777777" w:rsidR="005C5D04" w:rsidRPr="00A130C2" w:rsidRDefault="005C5D04" w:rsidP="005C5D04">
            <w:pPr>
              <w:rPr>
                <w:rFonts w:asciiTheme="minorHAnsi" w:hAnsiTheme="minorHAnsi" w:cstheme="minorHAnsi"/>
                <w:color w:val="0070C0"/>
                <w:sz w:val="20"/>
                <w:szCs w:val="20"/>
              </w:rPr>
            </w:pPr>
          </w:p>
          <w:p w14:paraId="09C32F4B" w14:textId="77777777" w:rsidR="005C5D04" w:rsidRPr="00A130C2" w:rsidRDefault="005C5D04" w:rsidP="005C5D04">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Planning</w:t>
            </w:r>
          </w:p>
          <w:p w14:paraId="74DE3E9B" w14:textId="77777777" w:rsidR="005C5D04" w:rsidRPr="00A130C2" w:rsidRDefault="005C5D04" w:rsidP="00730B03">
            <w:pPr>
              <w:pStyle w:val="ListParagraph"/>
              <w:numPr>
                <w:ilvl w:val="0"/>
                <w:numId w:val="7"/>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1 work on feature 1 prototype</w:t>
            </w:r>
          </w:p>
          <w:p w14:paraId="2AB7E905" w14:textId="77777777" w:rsidR="005C5D04" w:rsidRPr="00A130C2" w:rsidRDefault="005C5D04" w:rsidP="00730B03">
            <w:pPr>
              <w:pStyle w:val="ListParagraph"/>
              <w:numPr>
                <w:ilvl w:val="0"/>
                <w:numId w:val="7"/>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2 work on feature 2 prototype…</w:t>
            </w:r>
          </w:p>
          <w:p w14:paraId="77443365" w14:textId="618399A4" w:rsidR="005C5D04" w:rsidRPr="00A130C2" w:rsidRDefault="005C5D04" w:rsidP="005C5D04">
            <w:pPr>
              <w:rPr>
                <w:rFonts w:asciiTheme="minorHAnsi" w:hAnsiTheme="minorHAnsi" w:cstheme="minorHAnsi"/>
                <w:color w:val="0070C0"/>
                <w:sz w:val="20"/>
                <w:szCs w:val="20"/>
              </w:rPr>
            </w:pPr>
          </w:p>
        </w:tc>
        <w:tc>
          <w:tcPr>
            <w:tcW w:w="1523" w:type="dxa"/>
            <w:tcBorders>
              <w:top w:val="single" w:sz="4" w:space="0" w:color="auto"/>
              <w:left w:val="single" w:sz="4" w:space="0" w:color="auto"/>
              <w:bottom w:val="single" w:sz="4" w:space="0" w:color="auto"/>
              <w:right w:val="single" w:sz="4" w:space="0" w:color="auto"/>
            </w:tcBorders>
            <w:vAlign w:val="center"/>
          </w:tcPr>
          <w:p w14:paraId="0E748EA0" w14:textId="2B9617A6" w:rsidR="00D06490" w:rsidRPr="00A130C2" w:rsidRDefault="00EA4CBA"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Completed</w:t>
            </w:r>
          </w:p>
        </w:tc>
      </w:tr>
    </w:tbl>
    <w:p w14:paraId="7223E054" w14:textId="77777777" w:rsidR="005C5D04" w:rsidRPr="00A130C2" w:rsidRDefault="005C5D04">
      <w:pPr>
        <w:rPr>
          <w:color w:val="0070C0"/>
        </w:rPr>
      </w:pPr>
      <w:r w:rsidRPr="00A130C2">
        <w:rPr>
          <w:color w:val="0070C0"/>
        </w:rPr>
        <w:br w:type="page"/>
      </w:r>
    </w:p>
    <w:tbl>
      <w:tblPr>
        <w:tblStyle w:val="TableGrid"/>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43"/>
        <w:gridCol w:w="2938"/>
        <w:gridCol w:w="4961"/>
        <w:gridCol w:w="3783"/>
        <w:gridCol w:w="1523"/>
      </w:tblGrid>
      <w:tr w:rsidR="00A130C2" w:rsidRPr="00A130C2" w14:paraId="6FB7C9F7" w14:textId="77777777" w:rsidTr="00BA4349">
        <w:tc>
          <w:tcPr>
            <w:tcW w:w="743" w:type="dxa"/>
            <w:vAlign w:val="center"/>
          </w:tcPr>
          <w:p w14:paraId="1BA83B8C" w14:textId="2DE62B9D" w:rsidR="00D06490" w:rsidRPr="00A130C2" w:rsidRDefault="00D06490"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lastRenderedPageBreak/>
              <w:t>3</w:t>
            </w:r>
          </w:p>
        </w:tc>
        <w:tc>
          <w:tcPr>
            <w:tcW w:w="2938" w:type="dxa"/>
            <w:vAlign w:val="center"/>
          </w:tcPr>
          <w:p w14:paraId="20011F6F" w14:textId="3BF1AD2C" w:rsidR="00AF691E" w:rsidRPr="00A130C2" w:rsidRDefault="005C5D04" w:rsidP="008B4B01">
            <w:pPr>
              <w:rPr>
                <w:rFonts w:asciiTheme="minorHAnsi" w:hAnsiTheme="minorHAnsi" w:cstheme="minorHAnsi"/>
                <w:color w:val="0070C0"/>
                <w:sz w:val="20"/>
                <w:szCs w:val="20"/>
              </w:rPr>
            </w:pPr>
            <w:r w:rsidRPr="00A130C2">
              <w:rPr>
                <w:rFonts w:asciiTheme="minorHAnsi" w:hAnsiTheme="minorHAnsi" w:cstheme="minorHAnsi"/>
                <w:color w:val="0070C0"/>
                <w:sz w:val="20"/>
                <w:szCs w:val="20"/>
              </w:rPr>
              <w:t>Prototype Development</w:t>
            </w:r>
          </w:p>
        </w:tc>
        <w:tc>
          <w:tcPr>
            <w:tcW w:w="4961" w:type="dxa"/>
            <w:vAlign w:val="center"/>
          </w:tcPr>
          <w:p w14:paraId="29FE11DE" w14:textId="77777777" w:rsidR="00D06490" w:rsidRPr="00A130C2" w:rsidRDefault="005C5D04" w:rsidP="00730B03">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Feature 1</w:t>
            </w:r>
          </w:p>
          <w:p w14:paraId="6EA81453" w14:textId="77777777" w:rsidR="005C5D04" w:rsidRPr="00A130C2" w:rsidRDefault="005C5D04" w:rsidP="00730B03">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Feature 2</w:t>
            </w:r>
          </w:p>
          <w:p w14:paraId="1EE04BE8" w14:textId="27F72131" w:rsidR="005C5D04" w:rsidRPr="00A130C2" w:rsidRDefault="00EA4CBA" w:rsidP="00730B03">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w:t>
            </w:r>
          </w:p>
          <w:p w14:paraId="661FBA4A" w14:textId="3B1812C3" w:rsidR="005C5D04" w:rsidRPr="00A130C2" w:rsidRDefault="005C5D04" w:rsidP="00730B03">
            <w:pPr>
              <w:pStyle w:val="ListParagraph"/>
              <w:numPr>
                <w:ilvl w:val="0"/>
                <w:numId w:val="8"/>
              </w:numPr>
              <w:rPr>
                <w:rFonts w:asciiTheme="minorHAnsi" w:hAnsiTheme="minorHAnsi" w:cstheme="minorHAnsi"/>
                <w:color w:val="0070C0"/>
                <w:sz w:val="20"/>
                <w:szCs w:val="20"/>
              </w:rPr>
            </w:pPr>
            <w:r w:rsidRPr="00A130C2">
              <w:rPr>
                <w:rFonts w:asciiTheme="minorHAnsi" w:hAnsiTheme="minorHAnsi" w:cstheme="minorHAnsi"/>
                <w:color w:val="0070C0"/>
                <w:sz w:val="20"/>
                <w:szCs w:val="20"/>
              </w:rPr>
              <w:t>Compile features</w:t>
            </w:r>
          </w:p>
        </w:tc>
        <w:tc>
          <w:tcPr>
            <w:tcW w:w="3783" w:type="dxa"/>
            <w:vAlign w:val="center"/>
          </w:tcPr>
          <w:p w14:paraId="6E41558A" w14:textId="77777777" w:rsidR="00D06490" w:rsidRPr="00A130C2" w:rsidRDefault="005C5D04" w:rsidP="00730B03">
            <w:pPr>
              <w:pStyle w:val="ListParagraph"/>
              <w:numPr>
                <w:ilvl w:val="0"/>
                <w:numId w:val="9"/>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1 work on feature 1</w:t>
            </w:r>
          </w:p>
          <w:p w14:paraId="02883841" w14:textId="28937D78" w:rsidR="005C5D04" w:rsidRPr="00A130C2" w:rsidRDefault="005C5D04" w:rsidP="00730B03">
            <w:pPr>
              <w:pStyle w:val="ListParagraph"/>
              <w:numPr>
                <w:ilvl w:val="0"/>
                <w:numId w:val="9"/>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Member 2 work on feature 2</w:t>
            </w:r>
          </w:p>
          <w:p w14:paraId="6A3AA855" w14:textId="1F575D47" w:rsidR="005C5D04" w:rsidRPr="00A130C2" w:rsidRDefault="005C5D04" w:rsidP="00730B03">
            <w:pPr>
              <w:pStyle w:val="ListParagraph"/>
              <w:numPr>
                <w:ilvl w:val="0"/>
                <w:numId w:val="9"/>
              </w:num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w:t>
            </w:r>
          </w:p>
        </w:tc>
        <w:tc>
          <w:tcPr>
            <w:tcW w:w="1523" w:type="dxa"/>
            <w:vAlign w:val="center"/>
          </w:tcPr>
          <w:p w14:paraId="6758C3F5" w14:textId="78FA1AFF" w:rsidR="00D06490" w:rsidRPr="00A130C2" w:rsidRDefault="005C5D04" w:rsidP="00D06490">
            <w:pPr>
              <w:jc w:val="center"/>
              <w:rPr>
                <w:rFonts w:asciiTheme="minorHAnsi" w:hAnsiTheme="minorHAnsi" w:cstheme="minorHAnsi"/>
                <w:color w:val="0070C0"/>
                <w:sz w:val="20"/>
                <w:szCs w:val="20"/>
              </w:rPr>
            </w:pPr>
            <w:r w:rsidRPr="00A130C2">
              <w:rPr>
                <w:rFonts w:asciiTheme="minorHAnsi" w:hAnsiTheme="minorHAnsi" w:cstheme="minorHAnsi"/>
                <w:color w:val="0070C0"/>
                <w:sz w:val="20"/>
                <w:szCs w:val="20"/>
              </w:rPr>
              <w:t>Work in progress</w:t>
            </w:r>
          </w:p>
        </w:tc>
      </w:tr>
      <w:tr w:rsidR="00D06490" w14:paraId="421EE552" w14:textId="77777777" w:rsidTr="00BA4349">
        <w:tc>
          <w:tcPr>
            <w:tcW w:w="743" w:type="dxa"/>
            <w:vAlign w:val="center"/>
          </w:tcPr>
          <w:p w14:paraId="78CC094E" w14:textId="7A02C62D"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4</w:t>
            </w:r>
          </w:p>
        </w:tc>
        <w:tc>
          <w:tcPr>
            <w:tcW w:w="2938" w:type="dxa"/>
            <w:vAlign w:val="center"/>
          </w:tcPr>
          <w:p w14:paraId="468DF563"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4F0BC123"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0FD4451"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5F32A0C7"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64C71C1F" w14:textId="77777777" w:rsidTr="00BA4349">
        <w:tc>
          <w:tcPr>
            <w:tcW w:w="743" w:type="dxa"/>
            <w:vAlign w:val="center"/>
          </w:tcPr>
          <w:p w14:paraId="36504E09" w14:textId="6EDBC5DE"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2938" w:type="dxa"/>
            <w:vAlign w:val="center"/>
          </w:tcPr>
          <w:p w14:paraId="41CE818A"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2A4C75E8"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525418E7"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7F4C24AA"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2130F961" w14:textId="77777777" w:rsidTr="00BA4349">
        <w:tc>
          <w:tcPr>
            <w:tcW w:w="743" w:type="dxa"/>
            <w:vAlign w:val="center"/>
          </w:tcPr>
          <w:p w14:paraId="74D38774" w14:textId="0042C85E"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w:t>
            </w:r>
          </w:p>
        </w:tc>
        <w:tc>
          <w:tcPr>
            <w:tcW w:w="2938" w:type="dxa"/>
            <w:vAlign w:val="center"/>
          </w:tcPr>
          <w:p w14:paraId="7200682C"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14A943B8"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3C97945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E2233FB"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59D4C32" w14:textId="77777777" w:rsidTr="00BA4349">
        <w:tc>
          <w:tcPr>
            <w:tcW w:w="743" w:type="dxa"/>
            <w:vAlign w:val="center"/>
          </w:tcPr>
          <w:p w14:paraId="0FA2CD33" w14:textId="1D0D7539"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7</w:t>
            </w:r>
          </w:p>
        </w:tc>
        <w:tc>
          <w:tcPr>
            <w:tcW w:w="2938" w:type="dxa"/>
            <w:vAlign w:val="center"/>
          </w:tcPr>
          <w:p w14:paraId="73A6D87E"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62CC581A"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545CC0E0"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5602CA4"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330383BB" w14:textId="77777777" w:rsidTr="00BA4349">
        <w:tc>
          <w:tcPr>
            <w:tcW w:w="743" w:type="dxa"/>
            <w:vAlign w:val="center"/>
          </w:tcPr>
          <w:p w14:paraId="0858E7C2" w14:textId="2856D298"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8</w:t>
            </w:r>
          </w:p>
        </w:tc>
        <w:tc>
          <w:tcPr>
            <w:tcW w:w="2938" w:type="dxa"/>
            <w:vAlign w:val="center"/>
          </w:tcPr>
          <w:p w14:paraId="55BFA82F"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34A40172"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2D83B3F"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C65A8A5"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B61DB3A" w14:textId="77777777" w:rsidTr="00BA4349">
        <w:tc>
          <w:tcPr>
            <w:tcW w:w="743" w:type="dxa"/>
            <w:vAlign w:val="center"/>
          </w:tcPr>
          <w:p w14:paraId="7685A404" w14:textId="25D9CCA4"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9</w:t>
            </w:r>
          </w:p>
        </w:tc>
        <w:tc>
          <w:tcPr>
            <w:tcW w:w="2938" w:type="dxa"/>
            <w:vAlign w:val="center"/>
          </w:tcPr>
          <w:p w14:paraId="7FF236A5"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0A274843"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200BF09C"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051A41FB"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8F93CFF" w14:textId="77777777" w:rsidTr="00BA4349">
        <w:tc>
          <w:tcPr>
            <w:tcW w:w="743" w:type="dxa"/>
            <w:vAlign w:val="center"/>
          </w:tcPr>
          <w:p w14:paraId="5B1A8259" w14:textId="37FD3F0B"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10</w:t>
            </w:r>
          </w:p>
        </w:tc>
        <w:tc>
          <w:tcPr>
            <w:tcW w:w="2938" w:type="dxa"/>
            <w:vAlign w:val="center"/>
          </w:tcPr>
          <w:p w14:paraId="2307861F"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72B11B6A"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0F75AEA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30B98A3E"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7B157F3" w14:textId="77777777" w:rsidTr="00BA4349">
        <w:tc>
          <w:tcPr>
            <w:tcW w:w="743" w:type="dxa"/>
            <w:vAlign w:val="center"/>
          </w:tcPr>
          <w:p w14:paraId="4616CD7B" w14:textId="7D5EE9DE"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11</w:t>
            </w:r>
          </w:p>
        </w:tc>
        <w:tc>
          <w:tcPr>
            <w:tcW w:w="2938" w:type="dxa"/>
            <w:vAlign w:val="center"/>
          </w:tcPr>
          <w:p w14:paraId="73D5C38B"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6ABB9FDC"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3AF09835"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3B0C0890"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71E9A56F" w14:textId="77777777" w:rsidTr="00BA4349">
        <w:tc>
          <w:tcPr>
            <w:tcW w:w="743" w:type="dxa"/>
            <w:vAlign w:val="center"/>
          </w:tcPr>
          <w:p w14:paraId="33F12C4D" w14:textId="31398665"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12</w:t>
            </w:r>
          </w:p>
        </w:tc>
        <w:tc>
          <w:tcPr>
            <w:tcW w:w="2938" w:type="dxa"/>
            <w:vAlign w:val="center"/>
          </w:tcPr>
          <w:p w14:paraId="463D63DC" w14:textId="77777777" w:rsidR="00AF691E" w:rsidRPr="00D06490" w:rsidRDefault="00AF691E" w:rsidP="00D06490">
            <w:pPr>
              <w:jc w:val="center"/>
              <w:rPr>
                <w:rFonts w:asciiTheme="minorHAnsi" w:hAnsiTheme="minorHAnsi" w:cstheme="minorHAnsi"/>
                <w:color w:val="000000" w:themeColor="text1"/>
                <w:sz w:val="20"/>
                <w:szCs w:val="20"/>
              </w:rPr>
            </w:pPr>
          </w:p>
        </w:tc>
        <w:tc>
          <w:tcPr>
            <w:tcW w:w="4961" w:type="dxa"/>
            <w:vAlign w:val="center"/>
          </w:tcPr>
          <w:p w14:paraId="3C2CB940"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1ACBAD49"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2C3859D" w14:textId="77777777" w:rsidR="00D06490" w:rsidRPr="00D06490" w:rsidRDefault="00D06490" w:rsidP="00D06490">
            <w:pPr>
              <w:jc w:val="center"/>
              <w:rPr>
                <w:rFonts w:asciiTheme="minorHAnsi" w:hAnsiTheme="minorHAnsi" w:cstheme="minorHAnsi"/>
                <w:color w:val="000000" w:themeColor="text1"/>
                <w:sz w:val="20"/>
                <w:szCs w:val="20"/>
              </w:rPr>
            </w:pPr>
          </w:p>
        </w:tc>
      </w:tr>
      <w:tr w:rsidR="00D06490" w14:paraId="520D7A76" w14:textId="77777777" w:rsidTr="00BA4349">
        <w:tc>
          <w:tcPr>
            <w:tcW w:w="743" w:type="dxa"/>
            <w:vAlign w:val="center"/>
          </w:tcPr>
          <w:p w14:paraId="5BC88250" w14:textId="325925C3" w:rsid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13</w:t>
            </w:r>
          </w:p>
        </w:tc>
        <w:tc>
          <w:tcPr>
            <w:tcW w:w="2938" w:type="dxa"/>
            <w:vAlign w:val="center"/>
          </w:tcPr>
          <w:p w14:paraId="363C19AB" w14:textId="6D0026D2" w:rsidR="00D06490" w:rsidRPr="00D06490" w:rsidRDefault="00D06490" w:rsidP="00D06490">
            <w:pPr>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Presentation week</w:t>
            </w:r>
          </w:p>
        </w:tc>
        <w:tc>
          <w:tcPr>
            <w:tcW w:w="4961" w:type="dxa"/>
            <w:vAlign w:val="center"/>
          </w:tcPr>
          <w:p w14:paraId="3AB19076" w14:textId="77777777" w:rsidR="00D06490" w:rsidRPr="00D06490" w:rsidRDefault="00D06490" w:rsidP="00D06490">
            <w:pPr>
              <w:jc w:val="center"/>
              <w:rPr>
                <w:rFonts w:asciiTheme="minorHAnsi" w:hAnsiTheme="minorHAnsi" w:cstheme="minorHAnsi"/>
                <w:color w:val="000000" w:themeColor="text1"/>
                <w:sz w:val="20"/>
                <w:szCs w:val="20"/>
              </w:rPr>
            </w:pPr>
          </w:p>
        </w:tc>
        <w:tc>
          <w:tcPr>
            <w:tcW w:w="3783" w:type="dxa"/>
            <w:vAlign w:val="center"/>
          </w:tcPr>
          <w:p w14:paraId="48FFC274" w14:textId="77777777" w:rsidR="00D06490" w:rsidRPr="00D06490" w:rsidRDefault="00D06490" w:rsidP="00D06490">
            <w:pPr>
              <w:jc w:val="center"/>
              <w:rPr>
                <w:rFonts w:asciiTheme="minorHAnsi" w:hAnsiTheme="minorHAnsi" w:cstheme="minorHAnsi"/>
                <w:color w:val="000000" w:themeColor="text1"/>
                <w:sz w:val="20"/>
                <w:szCs w:val="20"/>
              </w:rPr>
            </w:pPr>
          </w:p>
        </w:tc>
        <w:tc>
          <w:tcPr>
            <w:tcW w:w="1523" w:type="dxa"/>
            <w:vAlign w:val="center"/>
          </w:tcPr>
          <w:p w14:paraId="16D3AFD7" w14:textId="77777777" w:rsidR="00D06490" w:rsidRPr="00D06490" w:rsidRDefault="00D06490" w:rsidP="00D06490">
            <w:pPr>
              <w:jc w:val="center"/>
              <w:rPr>
                <w:rFonts w:asciiTheme="minorHAnsi" w:hAnsiTheme="minorHAnsi" w:cstheme="minorHAnsi"/>
                <w:color w:val="000000" w:themeColor="text1"/>
                <w:sz w:val="20"/>
                <w:szCs w:val="20"/>
              </w:rPr>
            </w:pPr>
          </w:p>
        </w:tc>
      </w:tr>
    </w:tbl>
    <w:p w14:paraId="73D6B611" w14:textId="77777777" w:rsidR="00D06490" w:rsidRDefault="00D06490" w:rsidP="00D06490">
      <w:pPr>
        <w:rPr>
          <w:rFonts w:asciiTheme="minorHAnsi" w:hAnsiTheme="minorHAnsi" w:cstheme="minorHAnsi"/>
          <w:color w:val="000000" w:themeColor="text1"/>
          <w:sz w:val="22"/>
          <w:szCs w:val="22"/>
        </w:rPr>
      </w:pPr>
    </w:p>
    <w:p w14:paraId="7650E03B" w14:textId="6595E38E" w:rsidR="008B4B01" w:rsidRDefault="008B4B01">
      <w:pPr>
        <w:spacing w:after="160" w:line="259" w:lineRule="auto"/>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br w:type="page"/>
      </w:r>
    </w:p>
    <w:p w14:paraId="3360B37D" w14:textId="1BCFA64D" w:rsidR="008B4B01" w:rsidRDefault="008B4B01" w:rsidP="008B4B01">
      <w:pPr>
        <w:pStyle w:val="Heading2"/>
      </w:pPr>
      <w:bookmarkStart w:id="11" w:name="_Toc211958883"/>
      <w:r>
        <w:lastRenderedPageBreak/>
        <w:t>Team Contribution Planner</w:t>
      </w:r>
      <w:bookmarkEnd w:id="11"/>
    </w:p>
    <w:p w14:paraId="60B9F120" w14:textId="6BA8520D" w:rsidR="008B4B01" w:rsidRPr="00A2243F" w:rsidRDefault="008B4B01" w:rsidP="008B4B01">
      <w:pPr>
        <w:rPr>
          <w:rFonts w:asciiTheme="majorHAnsi" w:hAnsiTheme="majorHAnsi" w:cstheme="majorHAnsi"/>
        </w:rPr>
      </w:pPr>
      <w:r w:rsidRPr="00A2243F">
        <w:rPr>
          <w:rFonts w:asciiTheme="majorHAnsi" w:hAnsiTheme="majorHAnsi" w:cstheme="majorHAnsi"/>
        </w:rPr>
        <w:t>As part of your project planning, your team is required to complete the table below.</w:t>
      </w:r>
      <w:r>
        <w:rPr>
          <w:rFonts w:asciiTheme="majorHAnsi" w:hAnsiTheme="majorHAnsi" w:cstheme="majorHAnsi"/>
        </w:rPr>
        <w:t xml:space="preserve"> A sample is shown.</w:t>
      </w:r>
      <w:r w:rsidRPr="00A2243F">
        <w:rPr>
          <w:rFonts w:asciiTheme="majorHAnsi" w:hAnsiTheme="majorHAnsi" w:cstheme="majorHAnsi"/>
        </w:rPr>
        <w:t xml:space="preserve"> This helps ensure a clear division of responsibilities and provides clarity during your presentation. You should also include the team’s GitHub repository and deployment URLs. The completed table must be included as part of your final submission.</w:t>
      </w:r>
    </w:p>
    <w:p w14:paraId="58644E56" w14:textId="77777777" w:rsidR="008B4B01" w:rsidRDefault="008B4B01" w:rsidP="008B4B01">
      <w:pPr>
        <w:jc w:val="both"/>
        <w:rPr>
          <w:rFonts w:asciiTheme="majorHAnsi" w:hAnsiTheme="majorHAnsi" w:cstheme="majorHAnsi"/>
          <w:b/>
          <w:bCs/>
        </w:rPr>
      </w:pPr>
      <w:r>
        <w:rPr>
          <w:rFonts w:asciiTheme="majorHAnsi" w:hAnsiTheme="majorHAnsi" w:cstheme="majorHAnsi"/>
          <w:b/>
          <w:bCs/>
        </w:rPr>
        <w:t>Note</w:t>
      </w:r>
      <w:r w:rsidRPr="00E918D4">
        <w:rPr>
          <w:rFonts w:asciiTheme="majorHAnsi" w:hAnsiTheme="majorHAnsi" w:cstheme="majorHAnsi"/>
          <w:b/>
          <w:bCs/>
        </w:rPr>
        <w:t xml:space="preserve">: </w:t>
      </w:r>
    </w:p>
    <w:p w14:paraId="1B1E20CC" w14:textId="77777777" w:rsidR="008B4B01" w:rsidRPr="00E918D4" w:rsidRDefault="008B4B01" w:rsidP="00730B03">
      <w:pPr>
        <w:pStyle w:val="ListParagraph"/>
        <w:numPr>
          <w:ilvl w:val="0"/>
          <w:numId w:val="5"/>
        </w:numPr>
        <w:contextualSpacing/>
        <w:jc w:val="both"/>
        <w:rPr>
          <w:rFonts w:asciiTheme="majorHAnsi" w:hAnsiTheme="majorHAnsi" w:cstheme="majorHAnsi"/>
          <w:b/>
          <w:bCs/>
          <w:sz w:val="20"/>
          <w:szCs w:val="20"/>
          <w:lang w:val="en-SG"/>
        </w:rPr>
      </w:pPr>
      <w:r w:rsidRPr="00E918D4">
        <w:rPr>
          <w:rFonts w:asciiTheme="majorHAnsi" w:hAnsiTheme="majorHAnsi" w:cstheme="majorHAnsi"/>
          <w:b/>
          <w:bCs/>
          <w:sz w:val="20"/>
          <w:szCs w:val="20"/>
          <w:lang w:val="en-SG"/>
        </w:rPr>
        <w:t>Every team member must contribute to coding. Do not assign any member solely to documentation or UI styling.</w:t>
      </w:r>
    </w:p>
    <w:p w14:paraId="6DDCE6A2" w14:textId="77777777" w:rsidR="008B4B01" w:rsidRPr="00A2243F" w:rsidRDefault="008B4B01" w:rsidP="00730B03">
      <w:pPr>
        <w:pStyle w:val="ListBullet"/>
        <w:numPr>
          <w:ilvl w:val="0"/>
          <w:numId w:val="5"/>
        </w:numPr>
        <w:spacing w:line="240" w:lineRule="auto"/>
        <w:rPr>
          <w:rFonts w:asciiTheme="majorHAnsi" w:hAnsiTheme="majorHAnsi" w:cstheme="majorHAnsi"/>
          <w:b/>
          <w:bCs/>
        </w:rPr>
      </w:pPr>
      <w:r w:rsidRPr="00A2243F">
        <w:rPr>
          <w:rFonts w:asciiTheme="majorHAnsi" w:hAnsiTheme="majorHAnsi" w:cstheme="majorHAnsi"/>
        </w:rPr>
        <w:t>A team member may be responsible for more than one feature. You may add extra rows under the same name if needed.</w:t>
      </w:r>
    </w:p>
    <w:p w14:paraId="4E88BB5A" w14:textId="77777777" w:rsidR="008B4B01" w:rsidRDefault="008B4B01" w:rsidP="008B4B01">
      <w:pPr>
        <w:pStyle w:val="ListBullet"/>
        <w:numPr>
          <w:ilvl w:val="0"/>
          <w:numId w:val="0"/>
        </w:numPr>
        <w:spacing w:line="240" w:lineRule="auto"/>
        <w:rPr>
          <w:rFonts w:asciiTheme="majorHAnsi" w:hAnsiTheme="majorHAnsi" w:cstheme="majorHAnsi"/>
          <w:b/>
          <w:bCs/>
        </w:rPr>
      </w:pPr>
    </w:p>
    <w:p w14:paraId="6E88581D" w14:textId="77777777" w:rsidR="008B4B01" w:rsidRPr="00A2243F" w:rsidRDefault="008B4B01" w:rsidP="008B4B01">
      <w:pPr>
        <w:pStyle w:val="ListBullet"/>
        <w:numPr>
          <w:ilvl w:val="0"/>
          <w:numId w:val="0"/>
        </w:numPr>
        <w:spacing w:after="0" w:line="240" w:lineRule="auto"/>
        <w:rPr>
          <w:rFonts w:asciiTheme="majorHAnsi" w:hAnsiTheme="majorHAnsi" w:cstheme="majorHAnsi"/>
          <w:b/>
          <w:bCs/>
        </w:rPr>
      </w:pPr>
      <w:r>
        <w:rPr>
          <w:rFonts w:asciiTheme="majorHAnsi" w:hAnsiTheme="majorHAnsi" w:cstheme="majorHAnsi"/>
          <w:b/>
          <w:bCs/>
        </w:rPr>
        <w:t>Sample</w:t>
      </w:r>
      <w:r w:rsidRPr="00A2243F">
        <w:rPr>
          <w:rFonts w:asciiTheme="majorHAnsi" w:hAnsiTheme="majorHAnsi" w:cstheme="majorHAnsi"/>
          <w:b/>
          <w:bCs/>
        </w:rPr>
        <w:t>:</w:t>
      </w:r>
    </w:p>
    <w:tbl>
      <w:tblPr>
        <w:tblStyle w:val="TableGrid"/>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49"/>
        <w:gridCol w:w="1418"/>
        <w:gridCol w:w="1726"/>
        <w:gridCol w:w="2795"/>
        <w:gridCol w:w="2251"/>
        <w:gridCol w:w="3743"/>
      </w:tblGrid>
      <w:tr w:rsidR="008B4B01" w:rsidRPr="005D1286" w14:paraId="7CB00AC1" w14:textId="77777777" w:rsidTr="00BA4349">
        <w:tc>
          <w:tcPr>
            <w:tcW w:w="2063" w:type="dxa"/>
            <w:shd w:val="clear" w:color="auto" w:fill="D9D9D9" w:themeFill="background1" w:themeFillShade="D9"/>
            <w:vAlign w:val="center"/>
          </w:tcPr>
          <w:p w14:paraId="7FA94A5D" w14:textId="77777777" w:rsidR="008B4B01" w:rsidRPr="005D1286" w:rsidRDefault="008B4B01" w:rsidP="006C25E5">
            <w:pPr>
              <w:jc w:val="center"/>
              <w:rPr>
                <w:rFonts w:asciiTheme="majorHAnsi" w:hAnsiTheme="majorHAnsi" w:cstheme="majorHAnsi"/>
                <w:b/>
                <w:bCs/>
                <w:sz w:val="16"/>
                <w:szCs w:val="16"/>
              </w:rPr>
            </w:pPr>
            <w:r w:rsidRPr="005D1286">
              <w:rPr>
                <w:rFonts w:asciiTheme="majorHAnsi" w:hAnsiTheme="majorHAnsi" w:cstheme="majorHAnsi"/>
                <w:b/>
                <w:bCs/>
                <w:sz w:val="16"/>
                <w:szCs w:val="16"/>
              </w:rPr>
              <w:t>Member Name and Role (Leader/Member</w:t>
            </w:r>
            <w:r>
              <w:rPr>
                <w:rFonts w:asciiTheme="majorHAnsi" w:hAnsiTheme="majorHAnsi" w:cstheme="majorHAnsi"/>
                <w:b/>
                <w:bCs/>
                <w:sz w:val="16"/>
                <w:szCs w:val="16"/>
              </w:rPr>
              <w:t>/Scribe</w:t>
            </w:r>
            <w:r w:rsidRPr="005D1286">
              <w:rPr>
                <w:rFonts w:asciiTheme="majorHAnsi" w:hAnsiTheme="majorHAnsi" w:cstheme="majorHAnsi"/>
                <w:b/>
                <w:bCs/>
                <w:sz w:val="16"/>
                <w:szCs w:val="16"/>
              </w:rPr>
              <w:t>)</w:t>
            </w:r>
          </w:p>
        </w:tc>
        <w:tc>
          <w:tcPr>
            <w:tcW w:w="1444" w:type="dxa"/>
            <w:shd w:val="clear" w:color="auto" w:fill="D9D9D9" w:themeFill="background1" w:themeFillShade="D9"/>
            <w:vAlign w:val="center"/>
          </w:tcPr>
          <w:p w14:paraId="1C96DF7A" w14:textId="77777777" w:rsidR="008B4B01" w:rsidRPr="005D1286" w:rsidRDefault="008B4B01" w:rsidP="006C25E5">
            <w:pPr>
              <w:jc w:val="center"/>
              <w:rPr>
                <w:rFonts w:asciiTheme="majorHAnsi" w:hAnsiTheme="majorHAnsi" w:cstheme="majorHAnsi"/>
                <w:b/>
                <w:bCs/>
                <w:sz w:val="16"/>
                <w:szCs w:val="16"/>
              </w:rPr>
            </w:pPr>
            <w:r w:rsidRPr="005D1286">
              <w:rPr>
                <w:rFonts w:asciiTheme="majorHAnsi" w:hAnsiTheme="majorHAnsi" w:cstheme="majorHAnsi"/>
                <w:b/>
                <w:bCs/>
                <w:sz w:val="16"/>
                <w:szCs w:val="16"/>
              </w:rPr>
              <w:t>Member GitHub username</w:t>
            </w:r>
          </w:p>
        </w:tc>
        <w:tc>
          <w:tcPr>
            <w:tcW w:w="1748" w:type="dxa"/>
            <w:shd w:val="clear" w:color="auto" w:fill="D9D9D9" w:themeFill="background1" w:themeFillShade="D9"/>
            <w:vAlign w:val="center"/>
          </w:tcPr>
          <w:p w14:paraId="63081160" w14:textId="77777777" w:rsidR="008B4B01" w:rsidRPr="005D1286" w:rsidRDefault="008B4B01" w:rsidP="006C25E5">
            <w:pPr>
              <w:jc w:val="center"/>
              <w:rPr>
                <w:rFonts w:asciiTheme="majorHAnsi" w:hAnsiTheme="majorHAnsi" w:cstheme="majorHAnsi"/>
                <w:b/>
                <w:bCs/>
                <w:sz w:val="16"/>
                <w:szCs w:val="16"/>
              </w:rPr>
            </w:pPr>
            <w:r w:rsidRPr="005D1286">
              <w:rPr>
                <w:rFonts w:asciiTheme="majorHAnsi" w:hAnsiTheme="majorHAnsi" w:cstheme="majorHAnsi"/>
                <w:b/>
                <w:bCs/>
                <w:sz w:val="16"/>
                <w:szCs w:val="16"/>
              </w:rPr>
              <w:t>Feature Assigned</w:t>
            </w:r>
          </w:p>
        </w:tc>
        <w:tc>
          <w:tcPr>
            <w:tcW w:w="2858" w:type="dxa"/>
            <w:shd w:val="clear" w:color="auto" w:fill="D9D9D9" w:themeFill="background1" w:themeFillShade="D9"/>
            <w:vAlign w:val="center"/>
          </w:tcPr>
          <w:p w14:paraId="478F89B5" w14:textId="77777777" w:rsidR="008B4B01" w:rsidRPr="005D1286" w:rsidRDefault="008B4B01" w:rsidP="006C25E5">
            <w:pPr>
              <w:jc w:val="center"/>
              <w:rPr>
                <w:rFonts w:asciiTheme="majorHAnsi" w:hAnsiTheme="majorHAnsi" w:cstheme="majorHAnsi"/>
                <w:b/>
                <w:bCs/>
                <w:sz w:val="16"/>
                <w:szCs w:val="16"/>
              </w:rPr>
            </w:pPr>
            <w:r w:rsidRPr="005D1286">
              <w:rPr>
                <w:rFonts w:asciiTheme="majorHAnsi" w:hAnsiTheme="majorHAnsi" w:cstheme="majorHAnsi"/>
                <w:b/>
                <w:bCs/>
                <w:sz w:val="16"/>
                <w:szCs w:val="16"/>
              </w:rPr>
              <w:t>Description of Work</w:t>
            </w:r>
          </w:p>
        </w:tc>
        <w:tc>
          <w:tcPr>
            <w:tcW w:w="2270" w:type="dxa"/>
            <w:shd w:val="clear" w:color="auto" w:fill="D9D9D9" w:themeFill="background1" w:themeFillShade="D9"/>
            <w:vAlign w:val="center"/>
          </w:tcPr>
          <w:p w14:paraId="68A2CBEE" w14:textId="77777777" w:rsidR="008B4B01" w:rsidRPr="005D1286" w:rsidRDefault="008B4B01" w:rsidP="006C25E5">
            <w:pPr>
              <w:jc w:val="center"/>
              <w:rPr>
                <w:rFonts w:asciiTheme="majorHAnsi" w:hAnsiTheme="majorHAnsi" w:cstheme="majorHAnsi"/>
                <w:b/>
                <w:bCs/>
                <w:sz w:val="16"/>
                <w:szCs w:val="16"/>
              </w:rPr>
            </w:pPr>
            <w:r w:rsidRPr="005D1286">
              <w:rPr>
                <w:rFonts w:asciiTheme="majorHAnsi" w:hAnsiTheme="majorHAnsi" w:cstheme="majorHAnsi"/>
                <w:b/>
                <w:bCs/>
                <w:sz w:val="16"/>
                <w:szCs w:val="16"/>
              </w:rPr>
              <w:t>Route(s) Used</w:t>
            </w:r>
          </w:p>
        </w:tc>
        <w:tc>
          <w:tcPr>
            <w:tcW w:w="3825" w:type="dxa"/>
            <w:shd w:val="clear" w:color="auto" w:fill="D9D9D9" w:themeFill="background1" w:themeFillShade="D9"/>
            <w:vAlign w:val="center"/>
          </w:tcPr>
          <w:p w14:paraId="487647DF" w14:textId="77777777" w:rsidR="008B4B01" w:rsidRPr="005D1286" w:rsidRDefault="008B4B01" w:rsidP="006C25E5">
            <w:pPr>
              <w:jc w:val="center"/>
              <w:rPr>
                <w:rFonts w:asciiTheme="majorHAnsi" w:hAnsiTheme="majorHAnsi" w:cstheme="majorHAnsi"/>
                <w:b/>
                <w:bCs/>
                <w:sz w:val="16"/>
                <w:szCs w:val="16"/>
              </w:rPr>
            </w:pPr>
            <w:r w:rsidRPr="005D1286">
              <w:rPr>
                <w:rFonts w:asciiTheme="majorHAnsi" w:hAnsiTheme="majorHAnsi" w:cstheme="majorHAnsi"/>
                <w:b/>
                <w:bCs/>
                <w:sz w:val="16"/>
                <w:szCs w:val="16"/>
              </w:rPr>
              <w:t>Models, Views and Controllers</w:t>
            </w:r>
          </w:p>
        </w:tc>
      </w:tr>
      <w:tr w:rsidR="008B4B01" w:rsidRPr="005D1286" w14:paraId="37FCD1EC" w14:textId="77777777" w:rsidTr="00BA4349">
        <w:tc>
          <w:tcPr>
            <w:tcW w:w="2063" w:type="dxa"/>
            <w:shd w:val="clear" w:color="auto" w:fill="FFFF00"/>
          </w:tcPr>
          <w:p w14:paraId="089978AA" w14:textId="77777777" w:rsidR="008B4B01" w:rsidRPr="005D1286" w:rsidRDefault="008B4B01" w:rsidP="006C25E5">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Student Full Name (Student ID) - Role</w:t>
            </w:r>
          </w:p>
        </w:tc>
        <w:tc>
          <w:tcPr>
            <w:tcW w:w="1444" w:type="dxa"/>
            <w:shd w:val="clear" w:color="auto" w:fill="FFFF00"/>
          </w:tcPr>
          <w:p w14:paraId="02B6D0A0" w14:textId="77777777" w:rsidR="008B4B01" w:rsidRPr="005D1286" w:rsidRDefault="008B4B01" w:rsidP="006C25E5">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GitHub username</w:t>
            </w:r>
          </w:p>
        </w:tc>
        <w:tc>
          <w:tcPr>
            <w:tcW w:w="1748" w:type="dxa"/>
            <w:shd w:val="clear" w:color="auto" w:fill="FFFF00"/>
          </w:tcPr>
          <w:p w14:paraId="3A6E4CD0" w14:textId="77777777" w:rsidR="008B4B01" w:rsidRPr="005D1286" w:rsidRDefault="008B4B01" w:rsidP="006C25E5">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The main feature/function the student is responsible for.</w:t>
            </w:r>
          </w:p>
        </w:tc>
        <w:tc>
          <w:tcPr>
            <w:tcW w:w="2858" w:type="dxa"/>
            <w:shd w:val="clear" w:color="auto" w:fill="FFFF00"/>
          </w:tcPr>
          <w:p w14:paraId="3485945E" w14:textId="77777777" w:rsidR="008B4B01" w:rsidRPr="005D1286" w:rsidRDefault="008B4B01" w:rsidP="006C25E5">
            <w:pPr>
              <w:rPr>
                <w:rFonts w:asciiTheme="majorHAnsi" w:hAnsiTheme="majorHAnsi" w:cstheme="majorHAnsi"/>
                <w:b/>
                <w:bCs/>
                <w:color w:val="EE0000"/>
                <w:sz w:val="16"/>
                <w:szCs w:val="16"/>
                <w:highlight w:val="yellow"/>
              </w:rPr>
            </w:pPr>
            <w:r w:rsidRPr="005D1286">
              <w:rPr>
                <w:rFonts w:asciiTheme="majorHAnsi" w:hAnsiTheme="majorHAnsi" w:cstheme="majorHAnsi"/>
                <w:b/>
                <w:bCs/>
                <w:sz w:val="16"/>
                <w:szCs w:val="16"/>
                <w:highlight w:val="yellow"/>
              </w:rPr>
              <w:t>Describe what you worked on for this feature.</w:t>
            </w:r>
          </w:p>
        </w:tc>
        <w:tc>
          <w:tcPr>
            <w:tcW w:w="2270" w:type="dxa"/>
            <w:shd w:val="clear" w:color="auto" w:fill="FFFF00"/>
          </w:tcPr>
          <w:p w14:paraId="0399AB99" w14:textId="77777777" w:rsidR="008B4B01" w:rsidRPr="005D1286" w:rsidRDefault="008B4B01" w:rsidP="006C25E5">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The Express route(s) created or handled:</w:t>
            </w:r>
            <w:r w:rsidRPr="005D1286">
              <w:rPr>
                <w:rFonts w:asciiTheme="majorHAnsi" w:hAnsiTheme="majorHAnsi" w:cstheme="majorHAnsi"/>
                <w:b/>
                <w:bCs/>
                <w:sz w:val="16"/>
                <w:szCs w:val="16"/>
                <w:highlight w:val="yellow"/>
              </w:rPr>
              <w:br/>
              <w:t>E.g. /</w:t>
            </w:r>
            <w:proofErr w:type="spellStart"/>
            <w:r w:rsidRPr="005D1286">
              <w:rPr>
                <w:rFonts w:asciiTheme="majorHAnsi" w:hAnsiTheme="majorHAnsi" w:cstheme="majorHAnsi"/>
                <w:b/>
                <w:bCs/>
                <w:sz w:val="16"/>
                <w:szCs w:val="16"/>
                <w:highlight w:val="yellow"/>
              </w:rPr>
              <w:t>yourRouteHere</w:t>
            </w:r>
            <w:proofErr w:type="spellEnd"/>
          </w:p>
          <w:p w14:paraId="3958D111" w14:textId="77777777" w:rsidR="008B4B01" w:rsidRPr="005D1286" w:rsidRDefault="008B4B01" w:rsidP="006C25E5">
            <w:pPr>
              <w:rPr>
                <w:rFonts w:asciiTheme="majorHAnsi" w:hAnsiTheme="majorHAnsi" w:cstheme="majorHAnsi"/>
                <w:b/>
                <w:bCs/>
                <w:color w:val="EE0000"/>
                <w:sz w:val="16"/>
                <w:szCs w:val="16"/>
                <w:highlight w:val="yellow"/>
              </w:rPr>
            </w:pPr>
          </w:p>
        </w:tc>
        <w:tc>
          <w:tcPr>
            <w:tcW w:w="3825" w:type="dxa"/>
            <w:shd w:val="clear" w:color="auto" w:fill="FFFF00"/>
          </w:tcPr>
          <w:p w14:paraId="1F5953C4" w14:textId="77777777" w:rsidR="008B4B01" w:rsidRPr="005D1286" w:rsidRDefault="008B4B01" w:rsidP="006C25E5">
            <w:pPr>
              <w:rPr>
                <w:rFonts w:asciiTheme="majorHAnsi" w:hAnsiTheme="majorHAnsi" w:cstheme="majorHAnsi"/>
                <w:b/>
                <w:bCs/>
                <w:sz w:val="16"/>
                <w:szCs w:val="16"/>
                <w:highlight w:val="yellow"/>
              </w:rPr>
            </w:pPr>
            <w:r w:rsidRPr="005D1286">
              <w:rPr>
                <w:rFonts w:asciiTheme="majorHAnsi" w:hAnsiTheme="majorHAnsi" w:cstheme="majorHAnsi"/>
                <w:b/>
                <w:bCs/>
                <w:sz w:val="16"/>
                <w:szCs w:val="16"/>
                <w:highlight w:val="yellow"/>
              </w:rPr>
              <w:t>List the models, views and controllers used</w:t>
            </w:r>
          </w:p>
          <w:p w14:paraId="40EF50D5" w14:textId="77777777" w:rsidR="008B4B01" w:rsidRPr="005D1286" w:rsidRDefault="008B4B01" w:rsidP="006C25E5">
            <w:pPr>
              <w:rPr>
                <w:rFonts w:asciiTheme="majorHAnsi" w:hAnsiTheme="majorHAnsi" w:cstheme="majorHAnsi"/>
                <w:b/>
                <w:bCs/>
                <w:color w:val="EE0000"/>
                <w:sz w:val="16"/>
                <w:szCs w:val="16"/>
                <w:highlight w:val="yellow"/>
              </w:rPr>
            </w:pPr>
          </w:p>
        </w:tc>
      </w:tr>
      <w:tr w:rsidR="008B4B01" w:rsidRPr="005D1286" w14:paraId="06997F59" w14:textId="77777777" w:rsidTr="00BA4349">
        <w:tc>
          <w:tcPr>
            <w:tcW w:w="2063" w:type="dxa"/>
          </w:tcPr>
          <w:p w14:paraId="790E1CB4"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Mary Tan (24012345) - Leader</w:t>
            </w:r>
          </w:p>
        </w:tc>
        <w:tc>
          <w:tcPr>
            <w:tcW w:w="1444" w:type="dxa"/>
          </w:tcPr>
          <w:p w14:paraId="2D701AA8" w14:textId="77777777" w:rsidR="008B4B01" w:rsidRPr="005D1286" w:rsidRDefault="008B4B01" w:rsidP="006C25E5">
            <w:pPr>
              <w:rPr>
                <w:rFonts w:asciiTheme="majorHAnsi" w:hAnsiTheme="majorHAnsi" w:cstheme="majorHAnsi"/>
                <w:sz w:val="16"/>
                <w:szCs w:val="16"/>
              </w:rPr>
            </w:pPr>
            <w:proofErr w:type="spellStart"/>
            <w:r w:rsidRPr="005D1286">
              <w:rPr>
                <w:rFonts w:asciiTheme="majorHAnsi" w:hAnsiTheme="majorHAnsi" w:cstheme="majorHAnsi"/>
                <w:sz w:val="16"/>
                <w:szCs w:val="16"/>
              </w:rPr>
              <w:t>mary_tan</w:t>
            </w:r>
            <w:proofErr w:type="spellEnd"/>
          </w:p>
        </w:tc>
        <w:tc>
          <w:tcPr>
            <w:tcW w:w="1748" w:type="dxa"/>
          </w:tcPr>
          <w:p w14:paraId="40BB5CD9"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 management</w:t>
            </w:r>
          </w:p>
        </w:tc>
        <w:tc>
          <w:tcPr>
            <w:tcW w:w="2858" w:type="dxa"/>
          </w:tcPr>
          <w:p w14:paraId="6EE5C50D" w14:textId="77777777" w:rsidR="008B4B01" w:rsidRDefault="008B4B01" w:rsidP="006C25E5">
            <w:pPr>
              <w:rPr>
                <w:rFonts w:asciiTheme="majorHAnsi" w:hAnsiTheme="majorHAnsi" w:cstheme="majorHAnsi"/>
                <w:sz w:val="16"/>
                <w:szCs w:val="16"/>
              </w:rPr>
            </w:pPr>
            <w:r>
              <w:rPr>
                <w:rFonts w:asciiTheme="majorHAnsi" w:hAnsiTheme="majorHAnsi" w:cstheme="majorHAnsi"/>
                <w:sz w:val="16"/>
                <w:szCs w:val="16"/>
              </w:rPr>
              <w:t>Prototype for students</w:t>
            </w:r>
          </w:p>
          <w:p w14:paraId="7FC563DA" w14:textId="77777777" w:rsidR="008B4B01" w:rsidRDefault="008B4B01" w:rsidP="006C25E5">
            <w:pPr>
              <w:rPr>
                <w:rFonts w:asciiTheme="majorHAnsi" w:hAnsiTheme="majorHAnsi" w:cstheme="majorHAnsi"/>
                <w:sz w:val="16"/>
                <w:szCs w:val="16"/>
              </w:rPr>
            </w:pPr>
          </w:p>
          <w:p w14:paraId="5294A432" w14:textId="77777777" w:rsidR="008B4B01"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Created full CRUD for student</w:t>
            </w:r>
            <w:r>
              <w:rPr>
                <w:rFonts w:asciiTheme="majorHAnsi" w:hAnsiTheme="majorHAnsi" w:cstheme="majorHAnsi"/>
                <w:sz w:val="16"/>
                <w:szCs w:val="16"/>
              </w:rPr>
              <w:t xml:space="preserve">s </w:t>
            </w:r>
            <w:r w:rsidRPr="005D1286">
              <w:rPr>
                <w:rFonts w:asciiTheme="majorHAnsi" w:hAnsiTheme="majorHAnsi" w:cstheme="majorHAnsi"/>
                <w:sz w:val="16"/>
                <w:szCs w:val="16"/>
              </w:rPr>
              <w:t>management, views,</w:t>
            </w:r>
            <w:r>
              <w:rPr>
                <w:rFonts w:asciiTheme="majorHAnsi" w:hAnsiTheme="majorHAnsi" w:cstheme="majorHAnsi"/>
                <w:sz w:val="16"/>
                <w:szCs w:val="16"/>
              </w:rPr>
              <w:t xml:space="preserve"> search, filter,</w:t>
            </w:r>
            <w:r w:rsidRPr="005D1286">
              <w:rPr>
                <w:rFonts w:asciiTheme="majorHAnsi" w:hAnsiTheme="majorHAnsi" w:cstheme="majorHAnsi"/>
                <w:sz w:val="16"/>
                <w:szCs w:val="16"/>
              </w:rPr>
              <w:t xml:space="preserve"> validation of input</w:t>
            </w:r>
          </w:p>
          <w:p w14:paraId="2B6BF1B3" w14:textId="77777777" w:rsidR="008B4B01" w:rsidRDefault="008B4B01" w:rsidP="006C25E5">
            <w:pPr>
              <w:rPr>
                <w:rFonts w:asciiTheme="majorHAnsi" w:hAnsiTheme="majorHAnsi" w:cstheme="majorHAnsi"/>
                <w:sz w:val="16"/>
                <w:szCs w:val="16"/>
              </w:rPr>
            </w:pPr>
          </w:p>
          <w:p w14:paraId="67242A34"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Integrated whole project</w:t>
            </w:r>
          </w:p>
          <w:p w14:paraId="71740659" w14:textId="77777777" w:rsidR="008B4B01" w:rsidRPr="005D1286" w:rsidRDefault="008B4B01" w:rsidP="006C25E5">
            <w:pPr>
              <w:rPr>
                <w:rFonts w:asciiTheme="majorHAnsi" w:hAnsiTheme="majorHAnsi" w:cstheme="majorHAnsi"/>
                <w:sz w:val="16"/>
                <w:szCs w:val="16"/>
              </w:rPr>
            </w:pPr>
          </w:p>
        </w:tc>
        <w:tc>
          <w:tcPr>
            <w:tcW w:w="2270" w:type="dxa"/>
          </w:tcPr>
          <w:p w14:paraId="0B246F09"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/students</w:t>
            </w:r>
          </w:p>
          <w:p w14:paraId="0FC45290"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/student/:id</w:t>
            </w:r>
          </w:p>
          <w:p w14:paraId="79A00AD1"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/students/add</w:t>
            </w:r>
          </w:p>
          <w:p w14:paraId="0BCBF016"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/student/:id/update</w:t>
            </w:r>
          </w:p>
          <w:p w14:paraId="29C62EB8" w14:textId="77777777" w:rsidR="008B4B01"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/student/:id/delete</w:t>
            </w:r>
          </w:p>
          <w:p w14:paraId="32FB218F"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/student/search/:keyword</w:t>
            </w:r>
          </w:p>
        </w:tc>
        <w:tc>
          <w:tcPr>
            <w:tcW w:w="3825" w:type="dxa"/>
          </w:tcPr>
          <w:p w14:paraId="6743472F" w14:textId="77777777" w:rsidR="008B4B01" w:rsidRPr="005D1286" w:rsidRDefault="008B4B01" w:rsidP="006C25E5">
            <w:pPr>
              <w:rPr>
                <w:rFonts w:asciiTheme="majorHAnsi" w:hAnsiTheme="majorHAnsi" w:cstheme="majorHAnsi"/>
                <w:b/>
                <w:bCs/>
                <w:sz w:val="16"/>
                <w:szCs w:val="16"/>
              </w:rPr>
            </w:pPr>
            <w:r w:rsidRPr="005D1286">
              <w:rPr>
                <w:rFonts w:asciiTheme="majorHAnsi" w:hAnsiTheme="majorHAnsi" w:cstheme="majorHAnsi"/>
                <w:b/>
                <w:bCs/>
                <w:sz w:val="16"/>
                <w:szCs w:val="16"/>
              </w:rPr>
              <w:t>Models:</w:t>
            </w:r>
          </w:p>
          <w:p w14:paraId="1B0EC6EB"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Student.js</w:t>
            </w:r>
          </w:p>
          <w:p w14:paraId="20F1EDFB" w14:textId="77777777" w:rsidR="008B4B01" w:rsidRPr="005D1286" w:rsidRDefault="008B4B01" w:rsidP="006C25E5">
            <w:pPr>
              <w:rPr>
                <w:rFonts w:asciiTheme="majorHAnsi" w:hAnsiTheme="majorHAnsi" w:cstheme="majorHAnsi"/>
                <w:sz w:val="16"/>
                <w:szCs w:val="16"/>
              </w:rPr>
            </w:pPr>
          </w:p>
          <w:p w14:paraId="7C436A08" w14:textId="77777777" w:rsidR="008B4B01" w:rsidRPr="005D1286" w:rsidRDefault="008B4B01" w:rsidP="006C25E5">
            <w:pPr>
              <w:rPr>
                <w:rFonts w:asciiTheme="majorHAnsi" w:hAnsiTheme="majorHAnsi" w:cstheme="majorHAnsi"/>
                <w:b/>
                <w:bCs/>
                <w:sz w:val="16"/>
                <w:szCs w:val="16"/>
              </w:rPr>
            </w:pPr>
            <w:r w:rsidRPr="005D1286">
              <w:rPr>
                <w:rFonts w:asciiTheme="majorHAnsi" w:hAnsiTheme="majorHAnsi" w:cstheme="majorHAnsi"/>
                <w:b/>
                <w:bCs/>
                <w:sz w:val="16"/>
                <w:szCs w:val="16"/>
              </w:rPr>
              <w:t xml:space="preserve">Views: </w:t>
            </w:r>
          </w:p>
          <w:p w14:paraId="4147A96C" w14:textId="77777777" w:rsidR="008B4B01" w:rsidRPr="005D1286" w:rsidRDefault="008B4B01" w:rsidP="006C25E5">
            <w:pPr>
              <w:rPr>
                <w:rFonts w:asciiTheme="majorHAnsi" w:hAnsiTheme="majorHAnsi" w:cstheme="majorHAnsi"/>
                <w:sz w:val="16"/>
                <w:szCs w:val="16"/>
              </w:rPr>
            </w:pPr>
            <w:proofErr w:type="spellStart"/>
            <w:r w:rsidRPr="005D1286">
              <w:rPr>
                <w:rFonts w:asciiTheme="majorHAnsi" w:hAnsiTheme="majorHAnsi" w:cstheme="majorHAnsi"/>
                <w:sz w:val="16"/>
                <w:szCs w:val="16"/>
              </w:rPr>
              <w:t>Student.ejs</w:t>
            </w:r>
            <w:proofErr w:type="spellEnd"/>
          </w:p>
          <w:p w14:paraId="753B5917" w14:textId="77777777" w:rsidR="008B4B01" w:rsidRPr="005D1286" w:rsidRDefault="008B4B01" w:rsidP="006C25E5">
            <w:pPr>
              <w:rPr>
                <w:rFonts w:asciiTheme="majorHAnsi" w:hAnsiTheme="majorHAnsi" w:cstheme="majorHAnsi"/>
                <w:sz w:val="16"/>
                <w:szCs w:val="16"/>
              </w:rPr>
            </w:pPr>
            <w:proofErr w:type="spellStart"/>
            <w:r w:rsidRPr="005D1286">
              <w:rPr>
                <w:rFonts w:asciiTheme="majorHAnsi" w:hAnsiTheme="majorHAnsi" w:cstheme="majorHAnsi"/>
                <w:sz w:val="16"/>
                <w:szCs w:val="16"/>
              </w:rPr>
              <w:t>addStudent.ejs</w:t>
            </w:r>
            <w:proofErr w:type="spellEnd"/>
          </w:p>
          <w:p w14:paraId="00D5C4CA" w14:textId="77777777" w:rsidR="008B4B01" w:rsidRPr="005D1286" w:rsidRDefault="008B4B01" w:rsidP="006C25E5">
            <w:pPr>
              <w:rPr>
                <w:rFonts w:asciiTheme="majorHAnsi" w:hAnsiTheme="majorHAnsi" w:cstheme="majorHAnsi"/>
                <w:sz w:val="16"/>
                <w:szCs w:val="16"/>
              </w:rPr>
            </w:pPr>
            <w:proofErr w:type="spellStart"/>
            <w:r w:rsidRPr="005D1286">
              <w:rPr>
                <w:rFonts w:asciiTheme="majorHAnsi" w:hAnsiTheme="majorHAnsi" w:cstheme="majorHAnsi"/>
                <w:sz w:val="16"/>
                <w:szCs w:val="16"/>
              </w:rPr>
              <w:t>editStudent.ejs</w:t>
            </w:r>
            <w:proofErr w:type="spellEnd"/>
          </w:p>
          <w:p w14:paraId="23EB2F8F" w14:textId="77777777" w:rsidR="008B4B01" w:rsidRPr="005D1286" w:rsidRDefault="008B4B01" w:rsidP="006C25E5">
            <w:pPr>
              <w:rPr>
                <w:rFonts w:asciiTheme="majorHAnsi" w:hAnsiTheme="majorHAnsi" w:cstheme="majorHAnsi"/>
                <w:sz w:val="16"/>
                <w:szCs w:val="16"/>
              </w:rPr>
            </w:pPr>
          </w:p>
          <w:p w14:paraId="108C40F1" w14:textId="77777777" w:rsidR="008B4B01" w:rsidRPr="005D1286" w:rsidRDefault="008B4B01" w:rsidP="006C25E5">
            <w:pPr>
              <w:rPr>
                <w:rFonts w:asciiTheme="majorHAnsi" w:hAnsiTheme="majorHAnsi" w:cstheme="majorHAnsi"/>
                <w:b/>
                <w:bCs/>
                <w:sz w:val="16"/>
                <w:szCs w:val="16"/>
              </w:rPr>
            </w:pPr>
            <w:r w:rsidRPr="005D1286">
              <w:rPr>
                <w:rFonts w:asciiTheme="majorHAnsi" w:hAnsiTheme="majorHAnsi" w:cstheme="majorHAnsi"/>
                <w:b/>
                <w:bCs/>
                <w:sz w:val="16"/>
                <w:szCs w:val="16"/>
              </w:rPr>
              <w:t>Controllers:</w:t>
            </w:r>
          </w:p>
          <w:p w14:paraId="6FA4212C"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StudentController.js</w:t>
            </w:r>
          </w:p>
        </w:tc>
      </w:tr>
      <w:tr w:rsidR="008B4B01" w:rsidRPr="005D1286" w14:paraId="24CD69C7" w14:textId="77777777" w:rsidTr="00BA4349">
        <w:tc>
          <w:tcPr>
            <w:tcW w:w="2063" w:type="dxa"/>
          </w:tcPr>
          <w:p w14:paraId="49B739D8" w14:textId="77777777" w:rsidR="008B4B01" w:rsidRDefault="008B4B01" w:rsidP="006C25E5">
            <w:pPr>
              <w:rPr>
                <w:rFonts w:asciiTheme="majorHAnsi" w:hAnsiTheme="majorHAnsi" w:cstheme="majorHAnsi"/>
                <w:sz w:val="16"/>
                <w:szCs w:val="16"/>
              </w:rPr>
            </w:pPr>
            <w:r>
              <w:rPr>
                <w:rFonts w:asciiTheme="majorHAnsi" w:hAnsiTheme="majorHAnsi" w:cstheme="majorHAnsi"/>
                <w:sz w:val="16"/>
                <w:szCs w:val="16"/>
              </w:rPr>
              <w:t xml:space="preserve">Peter Lim (24112345) – </w:t>
            </w:r>
          </w:p>
          <w:p w14:paraId="1532FC5F"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Member</w:t>
            </w:r>
          </w:p>
        </w:tc>
        <w:tc>
          <w:tcPr>
            <w:tcW w:w="1444" w:type="dxa"/>
          </w:tcPr>
          <w:p w14:paraId="60088760" w14:textId="77777777" w:rsidR="008B4B01" w:rsidRPr="005D1286" w:rsidRDefault="008B4B01" w:rsidP="006C25E5">
            <w:pPr>
              <w:rPr>
                <w:rFonts w:asciiTheme="majorHAnsi" w:hAnsiTheme="majorHAnsi" w:cstheme="majorHAnsi"/>
                <w:sz w:val="16"/>
                <w:szCs w:val="16"/>
              </w:rPr>
            </w:pPr>
            <w:proofErr w:type="spellStart"/>
            <w:r>
              <w:rPr>
                <w:rFonts w:asciiTheme="majorHAnsi" w:hAnsiTheme="majorHAnsi" w:cstheme="majorHAnsi"/>
                <w:sz w:val="16"/>
                <w:szCs w:val="16"/>
              </w:rPr>
              <w:t>peter_lim</w:t>
            </w:r>
            <w:proofErr w:type="spellEnd"/>
          </w:p>
        </w:tc>
        <w:tc>
          <w:tcPr>
            <w:tcW w:w="1748" w:type="dxa"/>
          </w:tcPr>
          <w:p w14:paraId="423E56ED"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Module management</w:t>
            </w:r>
          </w:p>
        </w:tc>
        <w:tc>
          <w:tcPr>
            <w:tcW w:w="2858" w:type="dxa"/>
          </w:tcPr>
          <w:p w14:paraId="6C998EE6" w14:textId="77777777" w:rsidR="008B4B01" w:rsidRDefault="008B4B01" w:rsidP="006C25E5">
            <w:pPr>
              <w:rPr>
                <w:rFonts w:asciiTheme="majorHAnsi" w:hAnsiTheme="majorHAnsi" w:cstheme="majorHAnsi"/>
                <w:sz w:val="16"/>
                <w:szCs w:val="16"/>
              </w:rPr>
            </w:pPr>
            <w:r>
              <w:rPr>
                <w:rFonts w:asciiTheme="majorHAnsi" w:hAnsiTheme="majorHAnsi" w:cstheme="majorHAnsi"/>
                <w:sz w:val="16"/>
                <w:szCs w:val="16"/>
              </w:rPr>
              <w:t>Prototype for modules</w:t>
            </w:r>
          </w:p>
          <w:p w14:paraId="5A0BEE5C" w14:textId="77777777" w:rsidR="008B4B01" w:rsidRDefault="008B4B01" w:rsidP="006C25E5">
            <w:pPr>
              <w:rPr>
                <w:rFonts w:asciiTheme="majorHAnsi" w:hAnsiTheme="majorHAnsi" w:cstheme="majorHAnsi"/>
                <w:sz w:val="16"/>
                <w:szCs w:val="16"/>
              </w:rPr>
            </w:pPr>
          </w:p>
          <w:p w14:paraId="16C43357"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 xml:space="preserve">Created full CRUD for modules management, </w:t>
            </w:r>
            <w:r w:rsidRPr="005D1286">
              <w:rPr>
                <w:rFonts w:asciiTheme="majorHAnsi" w:hAnsiTheme="majorHAnsi" w:cstheme="majorHAnsi"/>
                <w:sz w:val="16"/>
                <w:szCs w:val="16"/>
              </w:rPr>
              <w:t>views,</w:t>
            </w:r>
            <w:r>
              <w:rPr>
                <w:rFonts w:asciiTheme="majorHAnsi" w:hAnsiTheme="majorHAnsi" w:cstheme="majorHAnsi"/>
                <w:sz w:val="16"/>
                <w:szCs w:val="16"/>
              </w:rPr>
              <w:t xml:space="preserve"> search, filter,</w:t>
            </w:r>
            <w:r w:rsidRPr="005D1286">
              <w:rPr>
                <w:rFonts w:asciiTheme="majorHAnsi" w:hAnsiTheme="majorHAnsi" w:cstheme="majorHAnsi"/>
                <w:sz w:val="16"/>
                <w:szCs w:val="16"/>
              </w:rPr>
              <w:t xml:space="preserve"> validation of input</w:t>
            </w:r>
          </w:p>
          <w:p w14:paraId="7FF24401" w14:textId="77777777" w:rsidR="008B4B01" w:rsidRDefault="008B4B01" w:rsidP="006C25E5">
            <w:pPr>
              <w:rPr>
                <w:rFonts w:asciiTheme="majorHAnsi" w:hAnsiTheme="majorHAnsi" w:cstheme="majorHAnsi"/>
                <w:sz w:val="16"/>
                <w:szCs w:val="16"/>
              </w:rPr>
            </w:pPr>
          </w:p>
          <w:p w14:paraId="0C27CB6F"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Came up with the design, look and feel of the website</w:t>
            </w:r>
          </w:p>
        </w:tc>
        <w:tc>
          <w:tcPr>
            <w:tcW w:w="2270" w:type="dxa"/>
          </w:tcPr>
          <w:p w14:paraId="6DB4188B"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modules</w:t>
            </w:r>
          </w:p>
          <w:p w14:paraId="311E87AE"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p>
          <w:p w14:paraId="7B47E95C"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/add</w:t>
            </w:r>
          </w:p>
          <w:p w14:paraId="10D075BF" w14:textId="77777777" w:rsidR="008B4B01" w:rsidRPr="005D1286"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r w:rsidRPr="005D1286">
              <w:rPr>
                <w:rFonts w:asciiTheme="majorHAnsi" w:hAnsiTheme="majorHAnsi" w:cstheme="majorHAnsi"/>
                <w:sz w:val="16"/>
                <w:szCs w:val="16"/>
              </w:rPr>
              <w:t>/update</w:t>
            </w:r>
          </w:p>
          <w:p w14:paraId="2841D5AA" w14:textId="77777777" w:rsidR="008B4B01" w:rsidRDefault="008B4B01" w:rsidP="006C25E5">
            <w:pPr>
              <w:rPr>
                <w:rFonts w:asciiTheme="majorHAnsi" w:hAnsiTheme="majorHAnsi" w:cstheme="majorHAnsi"/>
                <w:sz w:val="16"/>
                <w:szCs w:val="16"/>
              </w:rPr>
            </w:pPr>
            <w:r w:rsidRPr="005D1286">
              <w:rPr>
                <w:rFonts w:asciiTheme="majorHAnsi" w:hAnsiTheme="majorHAnsi" w:cstheme="majorHAnsi"/>
                <w:sz w:val="16"/>
                <w:szCs w:val="16"/>
              </w:rPr>
              <w:t>/</w:t>
            </w:r>
            <w:r>
              <w:rPr>
                <w:rFonts w:asciiTheme="majorHAnsi" w:hAnsiTheme="majorHAnsi" w:cstheme="majorHAnsi"/>
                <w:sz w:val="16"/>
                <w:szCs w:val="16"/>
              </w:rPr>
              <w:t>module</w:t>
            </w:r>
            <w:r w:rsidRPr="005D1286">
              <w:rPr>
                <w:rFonts w:asciiTheme="majorHAnsi" w:hAnsiTheme="majorHAnsi" w:cstheme="majorHAnsi"/>
                <w:sz w:val="16"/>
                <w:szCs w:val="16"/>
              </w:rPr>
              <w:t>/:</w:t>
            </w:r>
            <w:r>
              <w:rPr>
                <w:rFonts w:asciiTheme="majorHAnsi" w:hAnsiTheme="majorHAnsi" w:cstheme="majorHAnsi"/>
                <w:sz w:val="16"/>
                <w:szCs w:val="16"/>
              </w:rPr>
              <w:t>code</w:t>
            </w:r>
            <w:r w:rsidRPr="005D1286">
              <w:rPr>
                <w:rFonts w:asciiTheme="majorHAnsi" w:hAnsiTheme="majorHAnsi" w:cstheme="majorHAnsi"/>
                <w:sz w:val="16"/>
                <w:szCs w:val="16"/>
              </w:rPr>
              <w:t>/delete</w:t>
            </w:r>
          </w:p>
          <w:p w14:paraId="00AE93DB"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/module/search/:keyword</w:t>
            </w:r>
          </w:p>
        </w:tc>
        <w:tc>
          <w:tcPr>
            <w:tcW w:w="3825" w:type="dxa"/>
          </w:tcPr>
          <w:p w14:paraId="446AFBC5" w14:textId="77777777" w:rsidR="008B4B01" w:rsidRPr="005D1286" w:rsidRDefault="008B4B01" w:rsidP="006C25E5">
            <w:pPr>
              <w:rPr>
                <w:rFonts w:asciiTheme="majorHAnsi" w:hAnsiTheme="majorHAnsi" w:cstheme="majorHAnsi"/>
                <w:b/>
                <w:bCs/>
                <w:sz w:val="16"/>
                <w:szCs w:val="16"/>
              </w:rPr>
            </w:pPr>
            <w:r w:rsidRPr="005D1286">
              <w:rPr>
                <w:rFonts w:asciiTheme="majorHAnsi" w:hAnsiTheme="majorHAnsi" w:cstheme="majorHAnsi"/>
                <w:b/>
                <w:bCs/>
                <w:sz w:val="16"/>
                <w:szCs w:val="16"/>
              </w:rPr>
              <w:t>Models:</w:t>
            </w:r>
          </w:p>
          <w:p w14:paraId="57498BC8"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Module</w:t>
            </w:r>
            <w:r w:rsidRPr="005D1286">
              <w:rPr>
                <w:rFonts w:asciiTheme="majorHAnsi" w:hAnsiTheme="majorHAnsi" w:cstheme="majorHAnsi"/>
                <w:sz w:val="16"/>
                <w:szCs w:val="16"/>
              </w:rPr>
              <w:t>.js</w:t>
            </w:r>
          </w:p>
          <w:p w14:paraId="3B846D72" w14:textId="77777777" w:rsidR="008B4B01" w:rsidRPr="005D1286" w:rsidRDefault="008B4B01" w:rsidP="006C25E5">
            <w:pPr>
              <w:rPr>
                <w:rFonts w:asciiTheme="majorHAnsi" w:hAnsiTheme="majorHAnsi" w:cstheme="majorHAnsi"/>
                <w:sz w:val="16"/>
                <w:szCs w:val="16"/>
              </w:rPr>
            </w:pPr>
          </w:p>
          <w:p w14:paraId="62677691" w14:textId="77777777" w:rsidR="008B4B01" w:rsidRPr="005D1286" w:rsidRDefault="008B4B01" w:rsidP="006C25E5">
            <w:pPr>
              <w:rPr>
                <w:rFonts w:asciiTheme="majorHAnsi" w:hAnsiTheme="majorHAnsi" w:cstheme="majorHAnsi"/>
                <w:b/>
                <w:bCs/>
                <w:sz w:val="16"/>
                <w:szCs w:val="16"/>
              </w:rPr>
            </w:pPr>
            <w:r w:rsidRPr="005D1286">
              <w:rPr>
                <w:rFonts w:asciiTheme="majorHAnsi" w:hAnsiTheme="majorHAnsi" w:cstheme="majorHAnsi"/>
                <w:b/>
                <w:bCs/>
                <w:sz w:val="16"/>
                <w:szCs w:val="16"/>
              </w:rPr>
              <w:t xml:space="preserve">Views: </w:t>
            </w:r>
          </w:p>
          <w:p w14:paraId="363C95CF" w14:textId="77777777" w:rsidR="008B4B01" w:rsidRPr="005D1286" w:rsidRDefault="008B4B01" w:rsidP="006C25E5">
            <w:pPr>
              <w:rPr>
                <w:rFonts w:asciiTheme="majorHAnsi" w:hAnsiTheme="majorHAnsi" w:cstheme="majorHAnsi"/>
                <w:sz w:val="16"/>
                <w:szCs w:val="16"/>
              </w:rPr>
            </w:pPr>
            <w:proofErr w:type="spellStart"/>
            <w:r>
              <w:rPr>
                <w:rFonts w:asciiTheme="majorHAnsi" w:hAnsiTheme="majorHAnsi" w:cstheme="majorHAnsi"/>
                <w:sz w:val="16"/>
                <w:szCs w:val="16"/>
              </w:rPr>
              <w:t>Module</w:t>
            </w:r>
            <w:r w:rsidRPr="005D1286">
              <w:rPr>
                <w:rFonts w:asciiTheme="majorHAnsi" w:hAnsiTheme="majorHAnsi" w:cstheme="majorHAnsi"/>
                <w:sz w:val="16"/>
                <w:szCs w:val="16"/>
              </w:rPr>
              <w:t>.ejs</w:t>
            </w:r>
            <w:proofErr w:type="spellEnd"/>
          </w:p>
          <w:p w14:paraId="4D4BE6B6" w14:textId="77777777" w:rsidR="008B4B01" w:rsidRPr="005D1286" w:rsidRDefault="008B4B01" w:rsidP="006C25E5">
            <w:pPr>
              <w:rPr>
                <w:rFonts w:asciiTheme="majorHAnsi" w:hAnsiTheme="majorHAnsi" w:cstheme="majorHAnsi"/>
                <w:sz w:val="16"/>
                <w:szCs w:val="16"/>
              </w:rPr>
            </w:pPr>
            <w:proofErr w:type="spellStart"/>
            <w:r>
              <w:rPr>
                <w:rFonts w:asciiTheme="majorHAnsi" w:hAnsiTheme="majorHAnsi" w:cstheme="majorHAnsi"/>
                <w:sz w:val="16"/>
                <w:szCs w:val="16"/>
              </w:rPr>
              <w:t>addModule</w:t>
            </w:r>
            <w:r w:rsidRPr="005D1286">
              <w:rPr>
                <w:rFonts w:asciiTheme="majorHAnsi" w:hAnsiTheme="majorHAnsi" w:cstheme="majorHAnsi"/>
                <w:sz w:val="16"/>
                <w:szCs w:val="16"/>
              </w:rPr>
              <w:t>.ejs</w:t>
            </w:r>
            <w:proofErr w:type="spellEnd"/>
          </w:p>
          <w:p w14:paraId="73DEBD04" w14:textId="77777777" w:rsidR="008B4B01" w:rsidRPr="005D1286" w:rsidRDefault="008B4B01" w:rsidP="006C25E5">
            <w:pPr>
              <w:rPr>
                <w:rFonts w:asciiTheme="majorHAnsi" w:hAnsiTheme="majorHAnsi" w:cstheme="majorHAnsi"/>
                <w:sz w:val="16"/>
                <w:szCs w:val="16"/>
              </w:rPr>
            </w:pPr>
            <w:proofErr w:type="spellStart"/>
            <w:r>
              <w:rPr>
                <w:rFonts w:asciiTheme="majorHAnsi" w:hAnsiTheme="majorHAnsi" w:cstheme="majorHAnsi"/>
                <w:sz w:val="16"/>
                <w:szCs w:val="16"/>
              </w:rPr>
              <w:t>editModule</w:t>
            </w:r>
            <w:r w:rsidRPr="005D1286">
              <w:rPr>
                <w:rFonts w:asciiTheme="majorHAnsi" w:hAnsiTheme="majorHAnsi" w:cstheme="majorHAnsi"/>
                <w:sz w:val="16"/>
                <w:szCs w:val="16"/>
              </w:rPr>
              <w:t>.ejs</w:t>
            </w:r>
            <w:proofErr w:type="spellEnd"/>
          </w:p>
          <w:p w14:paraId="430627AE" w14:textId="77777777" w:rsidR="008B4B01" w:rsidRPr="005D1286" w:rsidRDefault="008B4B01" w:rsidP="006C25E5">
            <w:pPr>
              <w:rPr>
                <w:rFonts w:asciiTheme="majorHAnsi" w:hAnsiTheme="majorHAnsi" w:cstheme="majorHAnsi"/>
                <w:sz w:val="16"/>
                <w:szCs w:val="16"/>
              </w:rPr>
            </w:pPr>
          </w:p>
          <w:p w14:paraId="5E2D2755" w14:textId="77777777" w:rsidR="008B4B01" w:rsidRPr="005D1286" w:rsidRDefault="008B4B01" w:rsidP="006C25E5">
            <w:pPr>
              <w:rPr>
                <w:rFonts w:asciiTheme="majorHAnsi" w:hAnsiTheme="majorHAnsi" w:cstheme="majorHAnsi"/>
                <w:b/>
                <w:bCs/>
                <w:sz w:val="16"/>
                <w:szCs w:val="16"/>
              </w:rPr>
            </w:pPr>
            <w:r w:rsidRPr="005D1286">
              <w:rPr>
                <w:rFonts w:asciiTheme="majorHAnsi" w:hAnsiTheme="majorHAnsi" w:cstheme="majorHAnsi"/>
                <w:b/>
                <w:bCs/>
                <w:sz w:val="16"/>
                <w:szCs w:val="16"/>
              </w:rPr>
              <w:t>Controllers:</w:t>
            </w:r>
          </w:p>
          <w:p w14:paraId="054AE204" w14:textId="77777777" w:rsidR="008B4B01" w:rsidRPr="005D1286" w:rsidRDefault="008B4B01" w:rsidP="006C25E5">
            <w:pPr>
              <w:rPr>
                <w:rFonts w:asciiTheme="majorHAnsi" w:hAnsiTheme="majorHAnsi" w:cstheme="majorHAnsi"/>
                <w:sz w:val="16"/>
                <w:szCs w:val="16"/>
              </w:rPr>
            </w:pPr>
            <w:r>
              <w:rPr>
                <w:rFonts w:asciiTheme="majorHAnsi" w:hAnsiTheme="majorHAnsi" w:cstheme="majorHAnsi"/>
                <w:sz w:val="16"/>
                <w:szCs w:val="16"/>
              </w:rPr>
              <w:t>Module</w:t>
            </w:r>
            <w:r w:rsidRPr="005D1286">
              <w:rPr>
                <w:rFonts w:asciiTheme="majorHAnsi" w:hAnsiTheme="majorHAnsi" w:cstheme="majorHAnsi"/>
                <w:sz w:val="16"/>
                <w:szCs w:val="16"/>
              </w:rPr>
              <w:t>Controller.js</w:t>
            </w:r>
          </w:p>
        </w:tc>
      </w:tr>
    </w:tbl>
    <w:p w14:paraId="56E5B287" w14:textId="77777777" w:rsidR="005C5D04" w:rsidRDefault="005C5D04" w:rsidP="008B4B01">
      <w:pPr>
        <w:pStyle w:val="ListBullet"/>
        <w:numPr>
          <w:ilvl w:val="0"/>
          <w:numId w:val="0"/>
        </w:numPr>
        <w:rPr>
          <w:rFonts w:asciiTheme="majorHAnsi" w:hAnsiTheme="majorHAnsi" w:cstheme="majorHAnsi"/>
          <w:b/>
          <w:bCs/>
        </w:rPr>
      </w:pPr>
    </w:p>
    <w:p w14:paraId="7BE2364A" w14:textId="77777777" w:rsidR="005C5D04" w:rsidRDefault="005C5D04" w:rsidP="008B4B01">
      <w:pPr>
        <w:pStyle w:val="ListBullet"/>
        <w:numPr>
          <w:ilvl w:val="0"/>
          <w:numId w:val="0"/>
        </w:numPr>
        <w:rPr>
          <w:rFonts w:asciiTheme="majorHAnsi" w:hAnsiTheme="majorHAnsi" w:cstheme="majorHAnsi"/>
          <w:b/>
          <w:bCs/>
        </w:rPr>
      </w:pPr>
    </w:p>
    <w:p w14:paraId="135C4548" w14:textId="77777777" w:rsidR="005C5D04" w:rsidRDefault="005C5D04" w:rsidP="008B4B01">
      <w:pPr>
        <w:pStyle w:val="ListBullet"/>
        <w:numPr>
          <w:ilvl w:val="0"/>
          <w:numId w:val="0"/>
        </w:numPr>
        <w:rPr>
          <w:rFonts w:asciiTheme="majorHAnsi" w:hAnsiTheme="majorHAnsi" w:cstheme="majorHAnsi"/>
          <w:b/>
          <w:bCs/>
        </w:rPr>
      </w:pPr>
    </w:p>
    <w:p w14:paraId="3DAA027F" w14:textId="77777777" w:rsidR="005C5D04" w:rsidRDefault="005C5D04" w:rsidP="008B4B01">
      <w:pPr>
        <w:pStyle w:val="ListBullet"/>
        <w:numPr>
          <w:ilvl w:val="0"/>
          <w:numId w:val="0"/>
        </w:numPr>
        <w:rPr>
          <w:rFonts w:asciiTheme="majorHAnsi" w:hAnsiTheme="majorHAnsi" w:cstheme="majorHAnsi"/>
          <w:b/>
          <w:bCs/>
        </w:rPr>
      </w:pPr>
    </w:p>
    <w:p w14:paraId="775FC537" w14:textId="55DA9599" w:rsidR="008B4B01" w:rsidRPr="00E918D4" w:rsidRDefault="008B4B01" w:rsidP="008B4B01">
      <w:pPr>
        <w:pStyle w:val="ListBullet"/>
        <w:numPr>
          <w:ilvl w:val="0"/>
          <w:numId w:val="0"/>
        </w:numPr>
        <w:rPr>
          <w:rFonts w:asciiTheme="majorHAnsi" w:hAnsiTheme="majorHAnsi" w:cstheme="majorHAnsi"/>
          <w:b/>
          <w:bCs/>
        </w:rPr>
      </w:pPr>
      <w:r>
        <w:rPr>
          <w:rFonts w:asciiTheme="majorHAnsi" w:hAnsiTheme="majorHAnsi" w:cstheme="majorHAnsi"/>
          <w:b/>
          <w:bCs/>
        </w:rPr>
        <w:lastRenderedPageBreak/>
        <w:t>As a team, c</w:t>
      </w:r>
      <w:r w:rsidRPr="00E918D4">
        <w:rPr>
          <w:rFonts w:asciiTheme="majorHAnsi" w:hAnsiTheme="majorHAnsi" w:cstheme="majorHAnsi"/>
          <w:b/>
          <w:bCs/>
        </w:rPr>
        <w:t xml:space="preserve">omplete the table below </w:t>
      </w:r>
    </w:p>
    <w:p w14:paraId="301DCB96" w14:textId="77777777" w:rsidR="008B4B01" w:rsidRPr="00E918D4" w:rsidRDefault="008B4B01" w:rsidP="008B4B01">
      <w:pPr>
        <w:pStyle w:val="ListBullet"/>
        <w:numPr>
          <w:ilvl w:val="0"/>
          <w:numId w:val="0"/>
        </w:numPr>
        <w:ind w:left="360" w:hanging="360"/>
        <w:rPr>
          <w:rFonts w:asciiTheme="majorHAnsi" w:hAnsiTheme="majorHAnsi" w:cstheme="majorHAnsi"/>
          <w:b/>
          <w:bCs/>
        </w:rPr>
      </w:pPr>
    </w:p>
    <w:tbl>
      <w:tblPr>
        <w:tblStyle w:val="TableGrid"/>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49"/>
        <w:gridCol w:w="11733"/>
      </w:tblGrid>
      <w:tr w:rsidR="008B4B01" w:rsidRPr="00E918D4" w14:paraId="58535FAD" w14:textId="77777777" w:rsidTr="00BA4349">
        <w:tc>
          <w:tcPr>
            <w:tcW w:w="2269" w:type="dxa"/>
            <w:vAlign w:val="center"/>
          </w:tcPr>
          <w:p w14:paraId="02181608" w14:textId="77777777" w:rsidR="008B4B01" w:rsidRPr="00E918D4" w:rsidRDefault="008B4B01" w:rsidP="006C25E5">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Project Description:</w:t>
            </w:r>
          </w:p>
        </w:tc>
        <w:tc>
          <w:tcPr>
            <w:tcW w:w="11939" w:type="dxa"/>
            <w:vAlign w:val="center"/>
          </w:tcPr>
          <w:p w14:paraId="7111F0E4" w14:textId="77777777" w:rsidR="008B4B01" w:rsidRPr="00E918D4" w:rsidRDefault="008B4B01" w:rsidP="006C25E5">
            <w:pPr>
              <w:pStyle w:val="ListBullet"/>
              <w:numPr>
                <w:ilvl w:val="0"/>
                <w:numId w:val="0"/>
              </w:numPr>
              <w:rPr>
                <w:rFonts w:asciiTheme="majorHAnsi" w:hAnsiTheme="majorHAnsi" w:cstheme="majorHAnsi"/>
                <w:b/>
                <w:bCs/>
              </w:rPr>
            </w:pPr>
          </w:p>
        </w:tc>
      </w:tr>
      <w:tr w:rsidR="008B4B01" w:rsidRPr="00E918D4" w14:paraId="2170ABC4" w14:textId="77777777" w:rsidTr="00BA4349">
        <w:tc>
          <w:tcPr>
            <w:tcW w:w="2269" w:type="dxa"/>
            <w:vAlign w:val="center"/>
          </w:tcPr>
          <w:p w14:paraId="118A6291" w14:textId="77777777" w:rsidR="008B4B01" w:rsidRPr="00E918D4" w:rsidRDefault="008B4B01" w:rsidP="006C25E5">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GitHub repository:</w:t>
            </w:r>
          </w:p>
        </w:tc>
        <w:tc>
          <w:tcPr>
            <w:tcW w:w="11939" w:type="dxa"/>
            <w:vAlign w:val="center"/>
          </w:tcPr>
          <w:p w14:paraId="04F40BAD" w14:textId="77777777" w:rsidR="008B4B01" w:rsidRPr="00E918D4" w:rsidRDefault="008B4B01" w:rsidP="006C25E5">
            <w:pPr>
              <w:pStyle w:val="ListBullet"/>
              <w:numPr>
                <w:ilvl w:val="0"/>
                <w:numId w:val="0"/>
              </w:numPr>
              <w:rPr>
                <w:rFonts w:asciiTheme="majorHAnsi" w:hAnsiTheme="majorHAnsi" w:cstheme="majorHAnsi"/>
                <w:b/>
                <w:bCs/>
              </w:rPr>
            </w:pPr>
          </w:p>
        </w:tc>
      </w:tr>
      <w:tr w:rsidR="008B4B01" w:rsidRPr="00E918D4" w14:paraId="52BE31F4" w14:textId="77777777" w:rsidTr="00BA4349">
        <w:tc>
          <w:tcPr>
            <w:tcW w:w="2269" w:type="dxa"/>
            <w:vAlign w:val="center"/>
          </w:tcPr>
          <w:p w14:paraId="7A7A2F5A" w14:textId="77777777" w:rsidR="008B4B01" w:rsidRPr="00E918D4" w:rsidRDefault="008B4B01" w:rsidP="006C25E5">
            <w:pPr>
              <w:pStyle w:val="ListBullet"/>
              <w:numPr>
                <w:ilvl w:val="0"/>
                <w:numId w:val="0"/>
              </w:numPr>
              <w:jc w:val="right"/>
              <w:rPr>
                <w:rFonts w:asciiTheme="majorHAnsi" w:hAnsiTheme="majorHAnsi" w:cstheme="majorHAnsi"/>
                <w:b/>
                <w:bCs/>
              </w:rPr>
            </w:pPr>
            <w:r w:rsidRPr="00E918D4">
              <w:rPr>
                <w:rFonts w:asciiTheme="majorHAnsi" w:hAnsiTheme="majorHAnsi" w:cstheme="majorHAnsi"/>
                <w:b/>
                <w:bCs/>
              </w:rPr>
              <w:t>Deployment URL:</w:t>
            </w:r>
          </w:p>
        </w:tc>
        <w:tc>
          <w:tcPr>
            <w:tcW w:w="11939" w:type="dxa"/>
            <w:vAlign w:val="center"/>
          </w:tcPr>
          <w:p w14:paraId="3C7795E4" w14:textId="77777777" w:rsidR="008B4B01" w:rsidRPr="00E918D4" w:rsidRDefault="008B4B01" w:rsidP="006C25E5">
            <w:pPr>
              <w:pStyle w:val="ListBullet"/>
              <w:numPr>
                <w:ilvl w:val="0"/>
                <w:numId w:val="0"/>
              </w:numPr>
              <w:rPr>
                <w:rFonts w:asciiTheme="majorHAnsi" w:hAnsiTheme="majorHAnsi" w:cstheme="majorHAnsi"/>
                <w:b/>
                <w:bCs/>
              </w:rPr>
            </w:pPr>
          </w:p>
        </w:tc>
      </w:tr>
    </w:tbl>
    <w:p w14:paraId="658F4D95" w14:textId="77777777" w:rsidR="008B4B01" w:rsidRPr="00E918D4" w:rsidRDefault="008B4B01" w:rsidP="008B4B01">
      <w:pPr>
        <w:pStyle w:val="ListBullet"/>
        <w:numPr>
          <w:ilvl w:val="0"/>
          <w:numId w:val="0"/>
        </w:numPr>
        <w:spacing w:after="0"/>
        <w:ind w:left="360" w:hanging="360"/>
        <w:rPr>
          <w:rFonts w:asciiTheme="majorHAnsi" w:hAnsiTheme="majorHAnsi" w:cstheme="majorHAnsi"/>
          <w:b/>
          <w:bCs/>
        </w:rPr>
      </w:pPr>
    </w:p>
    <w:tbl>
      <w:tblPr>
        <w:tblStyle w:val="TableGrid"/>
        <w:tblW w:w="13951"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5"/>
        <w:gridCol w:w="1770"/>
        <w:gridCol w:w="1950"/>
        <w:gridCol w:w="2816"/>
        <w:gridCol w:w="3090"/>
        <w:gridCol w:w="2470"/>
      </w:tblGrid>
      <w:tr w:rsidR="00330EEB" w:rsidRPr="00E918D4" w14:paraId="52181911" w14:textId="77777777" w:rsidTr="48E71B76">
        <w:tc>
          <w:tcPr>
            <w:tcW w:w="1855" w:type="dxa"/>
            <w:shd w:val="clear" w:color="auto" w:fill="D9D9D9" w:themeFill="background1" w:themeFillShade="D9"/>
            <w:vAlign w:val="center"/>
          </w:tcPr>
          <w:p w14:paraId="45A03534" w14:textId="77777777" w:rsidR="008B4B01" w:rsidRPr="00E918D4" w:rsidRDefault="008B4B01" w:rsidP="006C25E5">
            <w:pPr>
              <w:jc w:val="center"/>
              <w:rPr>
                <w:rFonts w:asciiTheme="majorHAnsi" w:hAnsiTheme="majorHAnsi" w:cstheme="majorHAnsi"/>
                <w:b/>
                <w:bCs/>
              </w:rPr>
            </w:pPr>
            <w:r w:rsidRPr="00E918D4">
              <w:rPr>
                <w:rFonts w:asciiTheme="majorHAnsi" w:hAnsiTheme="majorHAnsi" w:cstheme="majorHAnsi"/>
                <w:b/>
                <w:bCs/>
              </w:rPr>
              <w:t>Member Name and Role (Leader/Member)</w:t>
            </w:r>
          </w:p>
        </w:tc>
        <w:tc>
          <w:tcPr>
            <w:tcW w:w="1770" w:type="dxa"/>
            <w:shd w:val="clear" w:color="auto" w:fill="D9D9D9" w:themeFill="background1" w:themeFillShade="D9"/>
            <w:vAlign w:val="center"/>
          </w:tcPr>
          <w:p w14:paraId="2E25F132" w14:textId="77777777" w:rsidR="008B4B01" w:rsidRPr="00E918D4" w:rsidRDefault="008B4B01" w:rsidP="006C25E5">
            <w:pPr>
              <w:jc w:val="center"/>
              <w:rPr>
                <w:rFonts w:asciiTheme="majorHAnsi" w:hAnsiTheme="majorHAnsi" w:cstheme="majorHAnsi"/>
                <w:b/>
                <w:bCs/>
              </w:rPr>
            </w:pPr>
            <w:r w:rsidRPr="00E918D4">
              <w:rPr>
                <w:rFonts w:asciiTheme="majorHAnsi" w:hAnsiTheme="majorHAnsi" w:cstheme="majorHAnsi"/>
                <w:b/>
                <w:bCs/>
              </w:rPr>
              <w:t>Member GitHub username</w:t>
            </w:r>
          </w:p>
        </w:tc>
        <w:tc>
          <w:tcPr>
            <w:tcW w:w="1950" w:type="dxa"/>
            <w:shd w:val="clear" w:color="auto" w:fill="D9D9D9" w:themeFill="background1" w:themeFillShade="D9"/>
            <w:vAlign w:val="center"/>
          </w:tcPr>
          <w:p w14:paraId="00A2D4D3" w14:textId="77777777" w:rsidR="008B4B01" w:rsidRPr="00E918D4" w:rsidRDefault="008B4B01" w:rsidP="006C25E5">
            <w:pPr>
              <w:jc w:val="center"/>
              <w:rPr>
                <w:rFonts w:asciiTheme="majorHAnsi" w:hAnsiTheme="majorHAnsi" w:cstheme="majorHAnsi"/>
                <w:b/>
                <w:bCs/>
              </w:rPr>
            </w:pPr>
            <w:r w:rsidRPr="00E918D4">
              <w:rPr>
                <w:rFonts w:asciiTheme="majorHAnsi" w:hAnsiTheme="majorHAnsi" w:cstheme="majorHAnsi"/>
                <w:b/>
                <w:bCs/>
              </w:rPr>
              <w:t>Feature Assigned</w:t>
            </w:r>
          </w:p>
        </w:tc>
        <w:tc>
          <w:tcPr>
            <w:tcW w:w="2816" w:type="dxa"/>
            <w:shd w:val="clear" w:color="auto" w:fill="D9D9D9" w:themeFill="background1" w:themeFillShade="D9"/>
            <w:vAlign w:val="center"/>
          </w:tcPr>
          <w:p w14:paraId="01CB44F9" w14:textId="77777777" w:rsidR="008B4B01" w:rsidRPr="00E918D4" w:rsidRDefault="008B4B01" w:rsidP="006C25E5">
            <w:pPr>
              <w:jc w:val="center"/>
              <w:rPr>
                <w:rFonts w:asciiTheme="majorHAnsi" w:hAnsiTheme="majorHAnsi" w:cstheme="majorHAnsi"/>
                <w:b/>
                <w:bCs/>
              </w:rPr>
            </w:pPr>
            <w:r w:rsidRPr="00E918D4">
              <w:rPr>
                <w:rFonts w:asciiTheme="majorHAnsi" w:hAnsiTheme="majorHAnsi" w:cstheme="majorHAnsi"/>
                <w:b/>
                <w:bCs/>
              </w:rPr>
              <w:t>Description of Work</w:t>
            </w:r>
          </w:p>
        </w:tc>
        <w:tc>
          <w:tcPr>
            <w:tcW w:w="3090" w:type="dxa"/>
            <w:shd w:val="clear" w:color="auto" w:fill="D9D9D9" w:themeFill="background1" w:themeFillShade="D9"/>
            <w:vAlign w:val="center"/>
          </w:tcPr>
          <w:p w14:paraId="6E21BF46" w14:textId="77777777" w:rsidR="008B4B01" w:rsidRPr="00E918D4" w:rsidRDefault="008B4B01" w:rsidP="006C25E5">
            <w:pPr>
              <w:jc w:val="center"/>
              <w:rPr>
                <w:rFonts w:asciiTheme="majorHAnsi" w:hAnsiTheme="majorHAnsi" w:cstheme="majorHAnsi"/>
                <w:b/>
                <w:bCs/>
              </w:rPr>
            </w:pPr>
            <w:r w:rsidRPr="00E918D4">
              <w:rPr>
                <w:rFonts w:asciiTheme="majorHAnsi" w:hAnsiTheme="majorHAnsi" w:cstheme="majorHAnsi"/>
                <w:b/>
                <w:bCs/>
              </w:rPr>
              <w:t>Route(s) Used</w:t>
            </w:r>
          </w:p>
        </w:tc>
        <w:tc>
          <w:tcPr>
            <w:tcW w:w="2470" w:type="dxa"/>
            <w:shd w:val="clear" w:color="auto" w:fill="D9D9D9" w:themeFill="background1" w:themeFillShade="D9"/>
            <w:vAlign w:val="center"/>
          </w:tcPr>
          <w:p w14:paraId="1FB3DC53" w14:textId="77777777" w:rsidR="008B4B01" w:rsidRPr="00E918D4" w:rsidRDefault="008B4B01" w:rsidP="006C25E5">
            <w:pPr>
              <w:jc w:val="center"/>
              <w:rPr>
                <w:rFonts w:asciiTheme="majorHAnsi" w:hAnsiTheme="majorHAnsi" w:cstheme="majorHAnsi"/>
                <w:b/>
                <w:bCs/>
              </w:rPr>
            </w:pPr>
            <w:r w:rsidRPr="00E918D4">
              <w:rPr>
                <w:rFonts w:asciiTheme="majorHAnsi" w:hAnsiTheme="majorHAnsi" w:cstheme="majorHAnsi"/>
                <w:b/>
                <w:bCs/>
              </w:rPr>
              <w:t>Models, Views and Controllers</w:t>
            </w:r>
          </w:p>
        </w:tc>
      </w:tr>
      <w:tr w:rsidR="00330EEB" w:rsidRPr="00E918D4" w14:paraId="5DA0BC16" w14:textId="77777777" w:rsidTr="48E71B76">
        <w:tc>
          <w:tcPr>
            <w:tcW w:w="1855" w:type="dxa"/>
          </w:tcPr>
          <w:p w14:paraId="47E2890A" w14:textId="0CF4978A" w:rsidR="006E21AF" w:rsidRDefault="006E21AF" w:rsidP="006E21AF">
            <w:pPr>
              <w:pStyle w:val="NoSpacing"/>
              <w:rPr>
                <w:rFonts w:asciiTheme="minorHAnsi" w:hAnsiTheme="minorHAnsi" w:cstheme="minorBidi"/>
                <w:sz w:val="22"/>
                <w:szCs w:val="22"/>
              </w:rPr>
            </w:pPr>
            <w:r w:rsidRPr="70B4CCBE">
              <w:rPr>
                <w:rFonts w:asciiTheme="minorHAnsi" w:hAnsiTheme="minorHAnsi" w:cstheme="minorBidi"/>
                <w:sz w:val="22"/>
                <w:szCs w:val="22"/>
              </w:rPr>
              <w:t>Ostin Ng</w:t>
            </w:r>
            <w:r w:rsidR="00747882">
              <w:rPr>
                <w:rFonts w:asciiTheme="minorHAnsi" w:hAnsiTheme="minorHAnsi" w:cstheme="minorBidi"/>
                <w:sz w:val="22"/>
                <w:szCs w:val="22"/>
              </w:rPr>
              <w:t xml:space="preserve"> </w:t>
            </w:r>
            <w:r w:rsidR="00D160E1">
              <w:rPr>
                <w:rFonts w:asciiTheme="minorHAnsi" w:hAnsiTheme="minorHAnsi" w:cstheme="minorBidi"/>
                <w:sz w:val="22"/>
                <w:szCs w:val="22"/>
              </w:rPr>
              <w:t xml:space="preserve">() - </w:t>
            </w:r>
            <w:r w:rsidR="00747882">
              <w:rPr>
                <w:rFonts w:asciiTheme="minorHAnsi" w:hAnsiTheme="minorHAnsi" w:cstheme="minorBidi"/>
                <w:sz w:val="22"/>
                <w:szCs w:val="22"/>
              </w:rPr>
              <w:t>Leader</w:t>
            </w:r>
          </w:p>
          <w:p w14:paraId="018694DF" w14:textId="77777777" w:rsidR="008B4B01" w:rsidRPr="00E918D4" w:rsidRDefault="008B4B01" w:rsidP="006C25E5">
            <w:pPr>
              <w:rPr>
                <w:rFonts w:asciiTheme="majorHAnsi" w:hAnsiTheme="majorHAnsi" w:cstheme="majorHAnsi"/>
              </w:rPr>
            </w:pPr>
          </w:p>
        </w:tc>
        <w:tc>
          <w:tcPr>
            <w:tcW w:w="1770" w:type="dxa"/>
          </w:tcPr>
          <w:p w14:paraId="2309CD82" w14:textId="0BD899A0" w:rsidR="008B4B01" w:rsidRPr="00E918D4" w:rsidRDefault="46FEE32C" w:rsidP="006C25E5">
            <w:pPr>
              <w:rPr>
                <w:rFonts w:asciiTheme="majorHAnsi" w:hAnsiTheme="majorHAnsi" w:cstheme="majorBidi"/>
              </w:rPr>
            </w:pPr>
            <w:proofErr w:type="spellStart"/>
            <w:r w:rsidRPr="4D10AB60">
              <w:rPr>
                <w:rFonts w:asciiTheme="majorHAnsi" w:hAnsiTheme="majorHAnsi" w:cstheme="majorBidi"/>
              </w:rPr>
              <w:t>codeispainful</w:t>
            </w:r>
            <w:proofErr w:type="spellEnd"/>
          </w:p>
        </w:tc>
        <w:tc>
          <w:tcPr>
            <w:tcW w:w="1950" w:type="dxa"/>
          </w:tcPr>
          <w:p w14:paraId="538EBE02" w14:textId="1409723A" w:rsidR="008B4B01" w:rsidRPr="00E918D4" w:rsidRDefault="3A15AFEE" w:rsidP="48E71B76">
            <w:pPr>
              <w:rPr>
                <w:rFonts w:asciiTheme="majorHAnsi" w:hAnsiTheme="majorHAnsi" w:cstheme="majorBidi"/>
              </w:rPr>
            </w:pPr>
            <w:r w:rsidRPr="48E71B76">
              <w:rPr>
                <w:rFonts w:asciiTheme="majorHAnsi" w:hAnsiTheme="majorHAnsi" w:cstheme="majorBidi"/>
              </w:rPr>
              <w:t>Login / register</w:t>
            </w:r>
          </w:p>
          <w:p w14:paraId="4A1DCB4B" w14:textId="3BEA26A2" w:rsidR="008B4B01" w:rsidRPr="00E918D4" w:rsidRDefault="6E5C832A" w:rsidP="48E71B76">
            <w:pPr>
              <w:rPr>
                <w:rFonts w:asciiTheme="majorHAnsi" w:hAnsiTheme="majorHAnsi" w:cstheme="majorBidi"/>
              </w:rPr>
            </w:pPr>
            <w:r w:rsidRPr="48E71B76">
              <w:rPr>
                <w:rFonts w:asciiTheme="majorHAnsi" w:hAnsiTheme="majorHAnsi" w:cstheme="majorBidi"/>
              </w:rPr>
              <w:t>User management</w:t>
            </w:r>
          </w:p>
        </w:tc>
        <w:tc>
          <w:tcPr>
            <w:tcW w:w="2816" w:type="dxa"/>
          </w:tcPr>
          <w:p w14:paraId="740CE422" w14:textId="7AA9A734" w:rsidR="008B4B01" w:rsidRPr="00E918D4" w:rsidRDefault="38D30469" w:rsidP="48E71B76">
            <w:pPr>
              <w:rPr>
                <w:rFonts w:asciiTheme="majorHAnsi" w:hAnsiTheme="majorHAnsi" w:cstheme="majorBidi"/>
              </w:rPr>
            </w:pPr>
            <w:r w:rsidRPr="4D10AB60">
              <w:rPr>
                <w:rFonts w:asciiTheme="majorHAnsi" w:hAnsiTheme="majorHAnsi" w:cstheme="majorBidi"/>
              </w:rPr>
              <w:t>Handle user functionality, including user permissions etc.</w:t>
            </w:r>
          </w:p>
        </w:tc>
        <w:tc>
          <w:tcPr>
            <w:tcW w:w="3090" w:type="dxa"/>
          </w:tcPr>
          <w:p w14:paraId="2D98D374" w14:textId="77777777" w:rsidR="008B4B01" w:rsidRPr="00E918D4" w:rsidRDefault="008B4B01" w:rsidP="006C25E5">
            <w:pPr>
              <w:rPr>
                <w:rFonts w:asciiTheme="majorHAnsi" w:hAnsiTheme="majorHAnsi" w:cstheme="majorHAnsi"/>
              </w:rPr>
            </w:pPr>
          </w:p>
        </w:tc>
        <w:tc>
          <w:tcPr>
            <w:tcW w:w="2470" w:type="dxa"/>
          </w:tcPr>
          <w:p w14:paraId="5AF4E095" w14:textId="77777777" w:rsidR="008B4B01" w:rsidRPr="00E918D4" w:rsidRDefault="008B4B01" w:rsidP="006C25E5">
            <w:pPr>
              <w:rPr>
                <w:rFonts w:asciiTheme="majorHAnsi" w:hAnsiTheme="majorHAnsi" w:cstheme="majorHAnsi"/>
              </w:rPr>
            </w:pPr>
          </w:p>
          <w:p w14:paraId="7F588CFE" w14:textId="77777777" w:rsidR="008B4B01" w:rsidRPr="00E918D4" w:rsidRDefault="008B4B01" w:rsidP="006C25E5">
            <w:pPr>
              <w:rPr>
                <w:rFonts w:asciiTheme="majorHAnsi" w:hAnsiTheme="majorHAnsi" w:cstheme="majorHAnsi"/>
              </w:rPr>
            </w:pPr>
          </w:p>
          <w:p w14:paraId="0325D673" w14:textId="77777777" w:rsidR="008B4B01" w:rsidRPr="00E918D4" w:rsidRDefault="008B4B01" w:rsidP="006C25E5">
            <w:pPr>
              <w:rPr>
                <w:rFonts w:asciiTheme="majorHAnsi" w:hAnsiTheme="majorHAnsi" w:cstheme="majorHAnsi"/>
              </w:rPr>
            </w:pPr>
          </w:p>
        </w:tc>
      </w:tr>
      <w:tr w:rsidR="00330EEB" w:rsidRPr="00E918D4" w14:paraId="613EDB73" w14:textId="77777777" w:rsidTr="48E71B76">
        <w:tc>
          <w:tcPr>
            <w:tcW w:w="1855" w:type="dxa"/>
          </w:tcPr>
          <w:p w14:paraId="6795A403" w14:textId="16EEC724" w:rsidR="00747882" w:rsidRDefault="00747882" w:rsidP="72A58838">
            <w:pPr>
              <w:rPr>
                <w:rFonts w:asciiTheme="majorHAnsi" w:hAnsiTheme="majorHAnsi" w:cstheme="majorBidi"/>
              </w:rPr>
            </w:pPr>
            <w:r w:rsidRPr="6132A250">
              <w:rPr>
                <w:rFonts w:asciiTheme="minorHAnsi" w:hAnsiTheme="minorHAnsi" w:cstheme="minorBidi"/>
                <w:sz w:val="22"/>
                <w:szCs w:val="22"/>
              </w:rPr>
              <w:t xml:space="preserve">Nicholas Chung </w:t>
            </w:r>
            <w:r w:rsidR="00D160E1">
              <w:rPr>
                <w:rFonts w:asciiTheme="minorHAnsi" w:hAnsiTheme="minorHAnsi" w:cstheme="minorBidi"/>
                <w:sz w:val="22"/>
                <w:szCs w:val="22"/>
              </w:rPr>
              <w:t xml:space="preserve">() - </w:t>
            </w:r>
            <w:r w:rsidR="00F04AAC">
              <w:rPr>
                <w:rFonts w:asciiTheme="minorHAnsi" w:hAnsiTheme="minorHAnsi" w:cstheme="minorBidi"/>
                <w:sz w:val="22"/>
                <w:szCs w:val="22"/>
              </w:rPr>
              <w:t>Scribe</w:t>
            </w:r>
          </w:p>
          <w:p w14:paraId="7A5C8EAD" w14:textId="7D3D8C48" w:rsidR="008B4B01" w:rsidRPr="00E918D4" w:rsidRDefault="008B4B01" w:rsidP="72A58838">
            <w:pPr>
              <w:pStyle w:val="NoSpacing"/>
              <w:rPr>
                <w:rFonts w:asciiTheme="minorHAnsi" w:hAnsiTheme="minorHAnsi" w:cstheme="minorBidi"/>
                <w:sz w:val="22"/>
                <w:szCs w:val="22"/>
              </w:rPr>
            </w:pPr>
          </w:p>
        </w:tc>
        <w:tc>
          <w:tcPr>
            <w:tcW w:w="1770" w:type="dxa"/>
          </w:tcPr>
          <w:p w14:paraId="54EE91AE" w14:textId="7368EC9F" w:rsidR="008B4B01" w:rsidRPr="00E918D4" w:rsidRDefault="668DA1C9" w:rsidP="34E2F2D2">
            <w:r>
              <w:t>nicholas24042626</w:t>
            </w:r>
          </w:p>
          <w:p w14:paraId="4BDA8F43" w14:textId="4BC952D5" w:rsidR="008B4B01" w:rsidRPr="00E918D4" w:rsidRDefault="008B4B01" w:rsidP="006C25E5">
            <w:pPr>
              <w:rPr>
                <w:rFonts w:asciiTheme="majorHAnsi" w:hAnsiTheme="majorHAnsi" w:cstheme="majorBidi"/>
              </w:rPr>
            </w:pPr>
          </w:p>
        </w:tc>
        <w:tc>
          <w:tcPr>
            <w:tcW w:w="1950" w:type="dxa"/>
          </w:tcPr>
          <w:p w14:paraId="1AB6E678" w14:textId="4184F926" w:rsidR="008B4B01" w:rsidRPr="00E918D4" w:rsidRDefault="76B478E5" w:rsidP="48E71B76">
            <w:pPr>
              <w:rPr>
                <w:rFonts w:asciiTheme="majorHAnsi" w:hAnsiTheme="majorHAnsi" w:cstheme="majorBidi"/>
              </w:rPr>
            </w:pPr>
            <w:r w:rsidRPr="48E71B76">
              <w:rPr>
                <w:rFonts w:asciiTheme="majorHAnsi" w:hAnsiTheme="majorHAnsi" w:cstheme="majorBidi"/>
              </w:rPr>
              <w:t>Shopping cart management</w:t>
            </w:r>
          </w:p>
        </w:tc>
        <w:tc>
          <w:tcPr>
            <w:tcW w:w="2816" w:type="dxa"/>
          </w:tcPr>
          <w:p w14:paraId="75B436FF" w14:textId="3EC45E7B" w:rsidR="008B4B01" w:rsidRPr="00E918D4" w:rsidRDefault="30A71022" w:rsidP="48E71B76">
            <w:pPr>
              <w:rPr>
                <w:rFonts w:asciiTheme="majorHAnsi" w:hAnsiTheme="majorHAnsi" w:cstheme="majorBidi"/>
              </w:rPr>
            </w:pPr>
            <w:r w:rsidRPr="48E71B76">
              <w:rPr>
                <w:rFonts w:asciiTheme="majorHAnsi" w:hAnsiTheme="majorHAnsi" w:cstheme="majorBidi"/>
              </w:rPr>
              <w:t xml:space="preserve">Allows for users to select products </w:t>
            </w:r>
            <w:r w:rsidR="3A336CD2" w:rsidRPr="48E71B76">
              <w:rPr>
                <w:rFonts w:asciiTheme="majorHAnsi" w:hAnsiTheme="majorHAnsi" w:cstheme="majorBidi"/>
              </w:rPr>
              <w:t>and temporarily</w:t>
            </w:r>
            <w:r w:rsidRPr="48E71B76">
              <w:rPr>
                <w:rFonts w:asciiTheme="majorHAnsi" w:hAnsiTheme="majorHAnsi" w:cstheme="majorBidi"/>
              </w:rPr>
              <w:t xml:space="preserve"> store products before checkout</w:t>
            </w:r>
          </w:p>
        </w:tc>
        <w:tc>
          <w:tcPr>
            <w:tcW w:w="3090" w:type="dxa"/>
          </w:tcPr>
          <w:p w14:paraId="1DAED7B0" w14:textId="77777777" w:rsidR="008B4B01" w:rsidRPr="00E918D4" w:rsidRDefault="008B4B01" w:rsidP="006C25E5">
            <w:pPr>
              <w:rPr>
                <w:rFonts w:asciiTheme="majorHAnsi" w:hAnsiTheme="majorHAnsi" w:cstheme="majorHAnsi"/>
              </w:rPr>
            </w:pPr>
          </w:p>
        </w:tc>
        <w:tc>
          <w:tcPr>
            <w:tcW w:w="2470" w:type="dxa"/>
          </w:tcPr>
          <w:p w14:paraId="579548F0" w14:textId="77777777" w:rsidR="008B4B01" w:rsidRPr="00E918D4" w:rsidRDefault="008B4B01" w:rsidP="006C25E5">
            <w:pPr>
              <w:rPr>
                <w:rFonts w:asciiTheme="majorHAnsi" w:hAnsiTheme="majorHAnsi" w:cstheme="majorHAnsi"/>
              </w:rPr>
            </w:pPr>
          </w:p>
          <w:p w14:paraId="151BFC67" w14:textId="77777777" w:rsidR="008B4B01" w:rsidRPr="00E918D4" w:rsidRDefault="008B4B01" w:rsidP="006C25E5">
            <w:pPr>
              <w:rPr>
                <w:rFonts w:asciiTheme="majorHAnsi" w:hAnsiTheme="majorHAnsi" w:cstheme="majorHAnsi"/>
              </w:rPr>
            </w:pPr>
          </w:p>
          <w:p w14:paraId="6DAEAD65" w14:textId="77777777" w:rsidR="008B4B01" w:rsidRPr="00E918D4" w:rsidRDefault="008B4B01" w:rsidP="006C25E5">
            <w:pPr>
              <w:rPr>
                <w:rFonts w:asciiTheme="majorHAnsi" w:hAnsiTheme="majorHAnsi" w:cstheme="majorHAnsi"/>
              </w:rPr>
            </w:pPr>
          </w:p>
        </w:tc>
      </w:tr>
      <w:tr w:rsidR="00330EEB" w:rsidRPr="00E918D4" w14:paraId="54FB3D3C" w14:textId="77777777" w:rsidTr="48E71B76">
        <w:tc>
          <w:tcPr>
            <w:tcW w:w="1855" w:type="dxa"/>
          </w:tcPr>
          <w:p w14:paraId="4375AA03" w14:textId="0551F823" w:rsidR="008B4B01" w:rsidRPr="00E918D4" w:rsidRDefault="00747882" w:rsidP="006C25E5">
            <w:pPr>
              <w:rPr>
                <w:rFonts w:asciiTheme="majorHAnsi" w:hAnsiTheme="majorHAnsi" w:cstheme="majorHAnsi"/>
              </w:rPr>
            </w:pPr>
            <w:r w:rsidRPr="083938B1">
              <w:rPr>
                <w:rFonts w:asciiTheme="minorHAnsi" w:hAnsiTheme="minorHAnsi" w:cstheme="minorBidi"/>
                <w:sz w:val="22"/>
                <w:szCs w:val="22"/>
              </w:rPr>
              <w:t xml:space="preserve">Nur </w:t>
            </w:r>
            <w:proofErr w:type="spellStart"/>
            <w:r w:rsidRPr="083938B1">
              <w:rPr>
                <w:rFonts w:asciiTheme="minorHAnsi" w:hAnsiTheme="minorHAnsi" w:cstheme="minorBidi"/>
                <w:sz w:val="22"/>
                <w:szCs w:val="22"/>
              </w:rPr>
              <w:t>Hazeera</w:t>
            </w:r>
            <w:proofErr w:type="spellEnd"/>
            <w:r w:rsidRPr="083938B1">
              <w:rPr>
                <w:rFonts w:asciiTheme="minorHAnsi" w:hAnsiTheme="minorHAnsi" w:cstheme="minorBidi"/>
                <w:sz w:val="22"/>
                <w:szCs w:val="22"/>
              </w:rPr>
              <w:t xml:space="preserve"> Mysara Binte Othman</w:t>
            </w:r>
            <w:r w:rsidR="0051296E">
              <w:rPr>
                <w:rFonts w:asciiTheme="minorHAnsi" w:hAnsiTheme="minorHAnsi" w:cstheme="minorBidi"/>
                <w:sz w:val="22"/>
                <w:szCs w:val="22"/>
              </w:rPr>
              <w:t xml:space="preserve"> </w:t>
            </w:r>
            <w:r w:rsidR="00D160E1">
              <w:rPr>
                <w:rFonts w:asciiTheme="minorHAnsi" w:hAnsiTheme="minorHAnsi" w:cstheme="minorBidi"/>
                <w:sz w:val="22"/>
                <w:szCs w:val="22"/>
              </w:rPr>
              <w:t xml:space="preserve">() - </w:t>
            </w:r>
            <w:r w:rsidR="0051296E">
              <w:rPr>
                <w:rFonts w:asciiTheme="minorHAnsi" w:hAnsiTheme="minorHAnsi" w:cstheme="minorBidi"/>
                <w:sz w:val="22"/>
                <w:szCs w:val="22"/>
              </w:rPr>
              <w:t>Scribe</w:t>
            </w:r>
          </w:p>
        </w:tc>
        <w:tc>
          <w:tcPr>
            <w:tcW w:w="1770" w:type="dxa"/>
          </w:tcPr>
          <w:p w14:paraId="140809C3" w14:textId="28F6752F" w:rsidR="008B4B01" w:rsidRPr="00E918D4" w:rsidRDefault="6F67A276" w:rsidP="006C25E5">
            <w:pPr>
              <w:rPr>
                <w:rFonts w:asciiTheme="majorHAnsi" w:hAnsiTheme="majorHAnsi" w:cstheme="majorBidi"/>
              </w:rPr>
            </w:pPr>
            <w:proofErr w:type="spellStart"/>
            <w:r w:rsidRPr="57BFD5D3">
              <w:rPr>
                <w:rFonts w:asciiTheme="majorHAnsi" w:hAnsiTheme="majorHAnsi" w:cstheme="majorBidi"/>
              </w:rPr>
              <w:t>hazeeraaa</w:t>
            </w:r>
            <w:proofErr w:type="spellEnd"/>
          </w:p>
        </w:tc>
        <w:tc>
          <w:tcPr>
            <w:tcW w:w="1950" w:type="dxa"/>
          </w:tcPr>
          <w:p w14:paraId="136B3B0F" w14:textId="40117770" w:rsidR="008B4B01" w:rsidRPr="00E918D4" w:rsidRDefault="6A283905" w:rsidP="48E71B76">
            <w:pPr>
              <w:rPr>
                <w:rFonts w:asciiTheme="majorHAnsi" w:hAnsiTheme="majorHAnsi" w:cstheme="majorBidi"/>
              </w:rPr>
            </w:pPr>
            <w:r w:rsidRPr="48E71B76">
              <w:rPr>
                <w:rFonts w:asciiTheme="majorHAnsi" w:hAnsiTheme="majorHAnsi" w:cstheme="majorBidi"/>
              </w:rPr>
              <w:t>Re</w:t>
            </w:r>
            <w:r w:rsidR="51F1DDC9" w:rsidRPr="48E71B76">
              <w:rPr>
                <w:rFonts w:asciiTheme="majorHAnsi" w:hAnsiTheme="majorHAnsi" w:cstheme="majorBidi"/>
              </w:rPr>
              <w:t>views</w:t>
            </w:r>
            <w:r w:rsidR="675F346F" w:rsidRPr="48E71B76">
              <w:rPr>
                <w:rFonts w:asciiTheme="majorHAnsi" w:hAnsiTheme="majorHAnsi" w:cstheme="majorBidi"/>
              </w:rPr>
              <w:t xml:space="preserve"> management</w:t>
            </w:r>
          </w:p>
        </w:tc>
        <w:tc>
          <w:tcPr>
            <w:tcW w:w="2816" w:type="dxa"/>
          </w:tcPr>
          <w:p w14:paraId="13C5714A" w14:textId="77777777" w:rsidR="008B4B01" w:rsidRPr="00E918D4" w:rsidRDefault="008B4B01" w:rsidP="006C25E5">
            <w:pPr>
              <w:rPr>
                <w:rFonts w:asciiTheme="majorHAnsi" w:hAnsiTheme="majorHAnsi" w:cstheme="majorHAnsi"/>
              </w:rPr>
            </w:pPr>
          </w:p>
        </w:tc>
        <w:tc>
          <w:tcPr>
            <w:tcW w:w="3090" w:type="dxa"/>
          </w:tcPr>
          <w:p w14:paraId="1897D843" w14:textId="77777777" w:rsidR="008B4B01" w:rsidRPr="00E918D4" w:rsidRDefault="008B4B01" w:rsidP="006C25E5">
            <w:pPr>
              <w:rPr>
                <w:rFonts w:asciiTheme="majorHAnsi" w:hAnsiTheme="majorHAnsi" w:cstheme="majorHAnsi"/>
              </w:rPr>
            </w:pPr>
          </w:p>
        </w:tc>
        <w:tc>
          <w:tcPr>
            <w:tcW w:w="2470" w:type="dxa"/>
          </w:tcPr>
          <w:p w14:paraId="1450348B" w14:textId="77777777" w:rsidR="008B4B01" w:rsidRPr="00E918D4" w:rsidRDefault="008B4B01" w:rsidP="006C25E5">
            <w:pPr>
              <w:rPr>
                <w:rFonts w:asciiTheme="majorHAnsi" w:hAnsiTheme="majorHAnsi" w:cstheme="majorHAnsi"/>
              </w:rPr>
            </w:pPr>
          </w:p>
          <w:p w14:paraId="63FC86CB" w14:textId="77777777" w:rsidR="008B4B01" w:rsidRPr="00E918D4" w:rsidRDefault="008B4B01" w:rsidP="006C25E5">
            <w:pPr>
              <w:rPr>
                <w:rFonts w:asciiTheme="majorHAnsi" w:hAnsiTheme="majorHAnsi" w:cstheme="majorHAnsi"/>
              </w:rPr>
            </w:pPr>
          </w:p>
          <w:p w14:paraId="69CC12D4" w14:textId="77777777" w:rsidR="008B4B01" w:rsidRPr="00E918D4" w:rsidRDefault="008B4B01" w:rsidP="006C25E5">
            <w:pPr>
              <w:rPr>
                <w:rFonts w:asciiTheme="majorHAnsi" w:hAnsiTheme="majorHAnsi" w:cstheme="majorHAnsi"/>
              </w:rPr>
            </w:pPr>
          </w:p>
        </w:tc>
      </w:tr>
      <w:tr w:rsidR="00330EEB" w:rsidRPr="00E918D4" w14:paraId="0F3590ED" w14:textId="77777777" w:rsidTr="48E71B76">
        <w:tc>
          <w:tcPr>
            <w:tcW w:w="1855" w:type="dxa"/>
          </w:tcPr>
          <w:p w14:paraId="4569080E" w14:textId="764C4C23" w:rsidR="008B4B01" w:rsidRPr="00E918D4" w:rsidRDefault="00747882" w:rsidP="006C25E5">
            <w:pPr>
              <w:rPr>
                <w:rFonts w:asciiTheme="majorHAnsi" w:hAnsiTheme="majorHAnsi" w:cstheme="majorHAnsi"/>
              </w:rPr>
            </w:pPr>
            <w:r w:rsidRPr="083938B1">
              <w:rPr>
                <w:rFonts w:asciiTheme="minorHAnsi" w:hAnsiTheme="minorHAnsi" w:cstheme="minorBidi"/>
                <w:sz w:val="22"/>
                <w:szCs w:val="22"/>
              </w:rPr>
              <w:t>Nur Aisyah binti Sa’ari</w:t>
            </w:r>
            <w:r w:rsidR="006641E0">
              <w:rPr>
                <w:rFonts w:asciiTheme="minorHAnsi" w:hAnsiTheme="minorHAnsi" w:cstheme="minorBidi"/>
                <w:sz w:val="22"/>
                <w:szCs w:val="22"/>
              </w:rPr>
              <w:t xml:space="preserve"> (</w:t>
            </w:r>
            <w:r w:rsidR="00330EEB">
              <w:rPr>
                <w:rFonts w:asciiTheme="minorHAnsi" w:hAnsiTheme="minorHAnsi" w:cstheme="minorBidi"/>
                <w:sz w:val="22"/>
                <w:szCs w:val="22"/>
              </w:rPr>
              <w:t>24040208</w:t>
            </w:r>
            <w:r w:rsidR="006641E0">
              <w:rPr>
                <w:rFonts w:asciiTheme="minorHAnsi" w:hAnsiTheme="minorHAnsi" w:cstheme="minorBidi"/>
                <w:sz w:val="22"/>
                <w:szCs w:val="22"/>
              </w:rPr>
              <w:t>)</w:t>
            </w:r>
            <w:r w:rsidR="00330EEB">
              <w:rPr>
                <w:rFonts w:asciiTheme="minorHAnsi" w:hAnsiTheme="minorHAnsi" w:cstheme="minorBidi"/>
                <w:sz w:val="22"/>
                <w:szCs w:val="22"/>
              </w:rPr>
              <w:t xml:space="preserve"> - Member</w:t>
            </w:r>
          </w:p>
        </w:tc>
        <w:tc>
          <w:tcPr>
            <w:tcW w:w="1770" w:type="dxa"/>
          </w:tcPr>
          <w:p w14:paraId="6966D215" w14:textId="377F9627" w:rsidR="008B4B01" w:rsidRPr="00E918D4" w:rsidRDefault="00340FC4" w:rsidP="006C25E5">
            <w:pPr>
              <w:rPr>
                <w:rFonts w:asciiTheme="majorHAnsi" w:hAnsiTheme="majorHAnsi" w:cstheme="majorHAnsi"/>
              </w:rPr>
            </w:pPr>
            <w:proofErr w:type="spellStart"/>
            <w:r>
              <w:rPr>
                <w:rFonts w:asciiTheme="majorHAnsi" w:hAnsiTheme="majorHAnsi" w:cstheme="majorHAnsi"/>
              </w:rPr>
              <w:t>syahhays</w:t>
            </w:r>
            <w:proofErr w:type="spellEnd"/>
          </w:p>
        </w:tc>
        <w:tc>
          <w:tcPr>
            <w:tcW w:w="1950" w:type="dxa"/>
          </w:tcPr>
          <w:p w14:paraId="28965708" w14:textId="06482F35" w:rsidR="008B4B01" w:rsidRPr="00E918D4" w:rsidRDefault="037B8C70" w:rsidP="48E71B76">
            <w:pPr>
              <w:rPr>
                <w:rFonts w:asciiTheme="majorHAnsi" w:hAnsiTheme="majorHAnsi" w:cstheme="majorBidi"/>
              </w:rPr>
            </w:pPr>
            <w:r w:rsidRPr="48E71B76">
              <w:rPr>
                <w:rFonts w:asciiTheme="majorHAnsi" w:hAnsiTheme="majorHAnsi" w:cstheme="majorBidi"/>
              </w:rPr>
              <w:t>Vouchers management</w:t>
            </w:r>
          </w:p>
        </w:tc>
        <w:tc>
          <w:tcPr>
            <w:tcW w:w="2816" w:type="dxa"/>
          </w:tcPr>
          <w:p w14:paraId="2A959ADC" w14:textId="22083243" w:rsidR="008B4B01" w:rsidRPr="00E918D4" w:rsidRDefault="00005307" w:rsidP="006C25E5">
            <w:pPr>
              <w:rPr>
                <w:rFonts w:asciiTheme="majorHAnsi" w:hAnsiTheme="majorHAnsi" w:cstheme="majorHAnsi"/>
              </w:rPr>
            </w:pPr>
            <w:r w:rsidRPr="00005307">
              <w:rPr>
                <w:rFonts w:asciiTheme="majorHAnsi" w:hAnsiTheme="majorHAnsi" w:cstheme="majorHAnsi"/>
              </w:rPr>
              <w:t xml:space="preserve">Handles the creation, updating, and deletion of discount vouchers. Allows administrators to generate voucher codes and users to apply valid vouchers during checkout to receive discounts. Ensures expired </w:t>
            </w:r>
            <w:r w:rsidRPr="00005307">
              <w:rPr>
                <w:rFonts w:asciiTheme="majorHAnsi" w:hAnsiTheme="majorHAnsi" w:cstheme="majorHAnsi"/>
              </w:rPr>
              <w:lastRenderedPageBreak/>
              <w:t>or invalid vouchers are not accepted.</w:t>
            </w:r>
          </w:p>
        </w:tc>
        <w:tc>
          <w:tcPr>
            <w:tcW w:w="3090" w:type="dxa"/>
          </w:tcPr>
          <w:p w14:paraId="4862B24D" w14:textId="77777777" w:rsidR="008B4B01" w:rsidRPr="00E918D4" w:rsidRDefault="008B4B01" w:rsidP="006C25E5">
            <w:pPr>
              <w:rPr>
                <w:rFonts w:asciiTheme="majorHAnsi" w:hAnsiTheme="majorHAnsi" w:cstheme="majorHAnsi"/>
              </w:rPr>
            </w:pPr>
          </w:p>
        </w:tc>
        <w:tc>
          <w:tcPr>
            <w:tcW w:w="2470" w:type="dxa"/>
          </w:tcPr>
          <w:p w14:paraId="0D5F1FA6" w14:textId="77777777" w:rsidR="008B4B01" w:rsidRPr="00E918D4" w:rsidRDefault="008B4B01" w:rsidP="006C25E5">
            <w:pPr>
              <w:rPr>
                <w:rFonts w:asciiTheme="majorHAnsi" w:hAnsiTheme="majorHAnsi" w:cstheme="majorHAnsi"/>
              </w:rPr>
            </w:pPr>
          </w:p>
          <w:p w14:paraId="154DD775" w14:textId="77777777" w:rsidR="008B4B01" w:rsidRPr="00E918D4" w:rsidRDefault="008B4B01" w:rsidP="006C25E5">
            <w:pPr>
              <w:rPr>
                <w:rFonts w:asciiTheme="majorHAnsi" w:hAnsiTheme="majorHAnsi" w:cstheme="majorHAnsi"/>
              </w:rPr>
            </w:pPr>
          </w:p>
          <w:p w14:paraId="664F672A" w14:textId="77777777" w:rsidR="008B4B01" w:rsidRPr="00E918D4" w:rsidRDefault="008B4B01" w:rsidP="006C25E5">
            <w:pPr>
              <w:rPr>
                <w:rFonts w:asciiTheme="majorHAnsi" w:hAnsiTheme="majorHAnsi" w:cstheme="majorHAnsi"/>
              </w:rPr>
            </w:pPr>
          </w:p>
        </w:tc>
      </w:tr>
      <w:tr w:rsidR="00330EEB" w:rsidRPr="00E918D4" w14:paraId="4819521D" w14:textId="77777777" w:rsidTr="48E71B76">
        <w:tc>
          <w:tcPr>
            <w:tcW w:w="1855" w:type="dxa"/>
          </w:tcPr>
          <w:p w14:paraId="15057F56" w14:textId="0CBAF474" w:rsidR="008B4B01" w:rsidRPr="00E918D4" w:rsidRDefault="48ABBE65" w:rsidP="48E71B76">
            <w:pPr>
              <w:rPr>
                <w:rFonts w:asciiTheme="majorHAnsi" w:hAnsiTheme="majorHAnsi" w:cstheme="majorBidi"/>
              </w:rPr>
            </w:pPr>
            <w:r w:rsidRPr="48E71B76">
              <w:rPr>
                <w:rFonts w:asciiTheme="majorHAnsi" w:hAnsiTheme="majorHAnsi" w:cstheme="majorBidi"/>
              </w:rPr>
              <w:t xml:space="preserve"> </w:t>
            </w:r>
            <w:r w:rsidR="4AF983D7" w:rsidRPr="48E71B76">
              <w:rPr>
                <w:rFonts w:asciiTheme="majorHAnsi" w:hAnsiTheme="majorHAnsi" w:cstheme="majorBidi"/>
              </w:rPr>
              <w:t>Ong Jun Rong</w:t>
            </w:r>
            <w:r w:rsidR="00D160E1" w:rsidRPr="48E71B76">
              <w:rPr>
                <w:rFonts w:asciiTheme="majorHAnsi" w:hAnsiTheme="majorHAnsi" w:cstheme="majorBidi"/>
              </w:rPr>
              <w:t xml:space="preserve"> () - </w:t>
            </w:r>
            <w:r w:rsidR="4AF983D7">
              <w:br/>
            </w:r>
            <w:r w:rsidR="5B0189DD" w:rsidRPr="48E71B76">
              <w:rPr>
                <w:rFonts w:asciiTheme="majorHAnsi" w:hAnsiTheme="majorHAnsi" w:cstheme="majorBidi"/>
              </w:rPr>
              <w:t>Member</w:t>
            </w:r>
          </w:p>
        </w:tc>
        <w:tc>
          <w:tcPr>
            <w:tcW w:w="1770" w:type="dxa"/>
          </w:tcPr>
          <w:p w14:paraId="0EF2B24E" w14:textId="012EA2AE" w:rsidR="008B4B01" w:rsidRPr="00E918D4" w:rsidRDefault="3B4B9224" w:rsidP="006C25E5">
            <w:pPr>
              <w:rPr>
                <w:rFonts w:asciiTheme="majorHAnsi" w:hAnsiTheme="majorHAnsi" w:cstheme="majorBidi"/>
              </w:rPr>
            </w:pPr>
            <w:proofErr w:type="spellStart"/>
            <w:r w:rsidRPr="51DB3C7D">
              <w:rPr>
                <w:rFonts w:asciiTheme="majorHAnsi" w:hAnsiTheme="majorHAnsi" w:cstheme="majorBidi"/>
              </w:rPr>
              <w:t>StevenX</w:t>
            </w:r>
            <w:proofErr w:type="spellEnd"/>
            <w:r w:rsidRPr="51DB3C7D">
              <w:rPr>
                <w:rFonts w:asciiTheme="majorHAnsi" w:hAnsiTheme="majorHAnsi" w:cstheme="majorBidi"/>
              </w:rPr>
              <w:t>-SG</w:t>
            </w:r>
          </w:p>
        </w:tc>
        <w:tc>
          <w:tcPr>
            <w:tcW w:w="1950" w:type="dxa"/>
          </w:tcPr>
          <w:p w14:paraId="0FAF0652" w14:textId="15AE584E" w:rsidR="008B4B01" w:rsidRPr="00E918D4" w:rsidRDefault="494E6EF6" w:rsidP="48E71B76">
            <w:pPr>
              <w:rPr>
                <w:rFonts w:asciiTheme="majorHAnsi" w:hAnsiTheme="majorHAnsi" w:cstheme="majorBidi"/>
              </w:rPr>
            </w:pPr>
            <w:r w:rsidRPr="48E71B76">
              <w:rPr>
                <w:rFonts w:asciiTheme="majorHAnsi" w:hAnsiTheme="majorHAnsi" w:cstheme="majorBidi"/>
              </w:rPr>
              <w:t>Wishlist management</w:t>
            </w:r>
          </w:p>
        </w:tc>
        <w:tc>
          <w:tcPr>
            <w:tcW w:w="2816" w:type="dxa"/>
          </w:tcPr>
          <w:p w14:paraId="4892432B" w14:textId="3B848A8D" w:rsidR="008B4B01" w:rsidRPr="00E918D4" w:rsidRDefault="5EBC5890" w:rsidP="48E71B76">
            <w:r w:rsidRPr="48E71B76">
              <w:rPr>
                <w:rFonts w:ascii="Calibri Light" w:eastAsia="Calibri Light" w:hAnsi="Calibri Light" w:cs="Calibri Light"/>
              </w:rPr>
              <w:t xml:space="preserve">allows users to save, view, update, and remove perfumes/colognes they like. Optional features include sharing the </w:t>
            </w:r>
            <w:proofErr w:type="spellStart"/>
            <w:r w:rsidRPr="48E71B76">
              <w:rPr>
                <w:rFonts w:ascii="Calibri Light" w:eastAsia="Calibri Light" w:hAnsi="Calibri Light" w:cs="Calibri Light"/>
              </w:rPr>
              <w:t>wishlist</w:t>
            </w:r>
            <w:proofErr w:type="spellEnd"/>
            <w:r w:rsidRPr="48E71B76">
              <w:rPr>
                <w:rFonts w:ascii="Calibri Light" w:eastAsia="Calibri Light" w:hAnsi="Calibri Light" w:cs="Calibri Light"/>
              </w:rPr>
              <w:t>, rece</w:t>
            </w:r>
            <w:r w:rsidR="00546DE5" w:rsidRPr="48E71B76">
              <w:rPr>
                <w:rFonts w:ascii="Calibri Light" w:eastAsia="Calibri Light" w:hAnsi="Calibri Light" w:cs="Calibri Light"/>
              </w:rPr>
              <w:t>0069</w:t>
            </w:r>
            <w:r w:rsidR="00546DE5">
              <w:rPr>
                <w:rFonts w:ascii="Calibri Light" w:eastAsia="Calibri Light" w:hAnsi="Calibri Light" w:cs="Calibri Light"/>
              </w:rPr>
              <w:t>`</w:t>
            </w:r>
            <w:r w:rsidRPr="48E71B76">
              <w:rPr>
                <w:rFonts w:ascii="Calibri Light" w:eastAsia="Calibri Light" w:hAnsi="Calibri Light" w:cs="Calibri Light"/>
              </w:rPr>
              <w:t>ving notifications, and moving items to the shopping cart.</w:t>
            </w:r>
          </w:p>
        </w:tc>
        <w:tc>
          <w:tcPr>
            <w:tcW w:w="3090" w:type="dxa"/>
          </w:tcPr>
          <w:p w14:paraId="2E27981F" w14:textId="77777777" w:rsidR="008B4B01" w:rsidRPr="00E918D4" w:rsidRDefault="008B4B01" w:rsidP="006C25E5">
            <w:pPr>
              <w:rPr>
                <w:rFonts w:asciiTheme="majorHAnsi" w:hAnsiTheme="majorHAnsi" w:cstheme="majorHAnsi"/>
              </w:rPr>
            </w:pPr>
          </w:p>
        </w:tc>
        <w:tc>
          <w:tcPr>
            <w:tcW w:w="2470" w:type="dxa"/>
          </w:tcPr>
          <w:p w14:paraId="4003AC63" w14:textId="77777777" w:rsidR="008B4B01" w:rsidRPr="00E918D4" w:rsidRDefault="008B4B01" w:rsidP="006C25E5">
            <w:pPr>
              <w:rPr>
                <w:rFonts w:asciiTheme="majorHAnsi" w:hAnsiTheme="majorHAnsi" w:cstheme="majorHAnsi"/>
              </w:rPr>
            </w:pPr>
          </w:p>
          <w:p w14:paraId="67F9249C" w14:textId="77777777" w:rsidR="008B4B01" w:rsidRPr="00E918D4" w:rsidRDefault="008B4B01" w:rsidP="006C25E5">
            <w:pPr>
              <w:rPr>
                <w:rFonts w:asciiTheme="majorHAnsi" w:hAnsiTheme="majorHAnsi" w:cstheme="majorHAnsi"/>
              </w:rPr>
            </w:pPr>
          </w:p>
          <w:p w14:paraId="5BFE5BEC" w14:textId="77777777" w:rsidR="008B4B01" w:rsidRPr="00E918D4" w:rsidRDefault="008B4B01" w:rsidP="006C25E5">
            <w:pPr>
              <w:rPr>
                <w:rFonts w:asciiTheme="majorHAnsi" w:hAnsiTheme="majorHAnsi" w:cstheme="majorHAnsi"/>
              </w:rPr>
            </w:pPr>
          </w:p>
        </w:tc>
      </w:tr>
      <w:tr w:rsidR="00330EEB" w:rsidRPr="00E918D4" w14:paraId="38F3997B" w14:textId="77777777" w:rsidTr="48E71B76">
        <w:tc>
          <w:tcPr>
            <w:tcW w:w="1855" w:type="dxa"/>
          </w:tcPr>
          <w:p w14:paraId="0E6FF329" w14:textId="40F761B4" w:rsidR="008B4B01" w:rsidRPr="00E918D4" w:rsidRDefault="00747882" w:rsidP="006C25E5">
            <w:pPr>
              <w:rPr>
                <w:rFonts w:asciiTheme="majorHAnsi" w:hAnsiTheme="majorHAnsi" w:cstheme="majorHAnsi"/>
              </w:rPr>
            </w:pPr>
            <w:r w:rsidRPr="59C82887">
              <w:rPr>
                <w:rFonts w:asciiTheme="minorHAnsi" w:hAnsiTheme="minorHAnsi" w:cstheme="minorBidi"/>
                <w:sz w:val="22"/>
                <w:szCs w:val="22"/>
              </w:rPr>
              <w:t>Teo Pei Ling</w:t>
            </w:r>
            <w:r w:rsidR="001B6186">
              <w:rPr>
                <w:rFonts w:asciiTheme="minorHAnsi" w:hAnsiTheme="minorHAnsi" w:cstheme="minorBidi"/>
                <w:sz w:val="22"/>
                <w:szCs w:val="22"/>
              </w:rPr>
              <w:t xml:space="preserve"> (</w:t>
            </w:r>
            <w:r w:rsidR="00D43925">
              <w:rPr>
                <w:rFonts w:asciiTheme="minorHAnsi" w:hAnsiTheme="minorHAnsi" w:cstheme="minorBidi"/>
                <w:sz w:val="22"/>
                <w:szCs w:val="22"/>
              </w:rPr>
              <w:t xml:space="preserve">24045100) - </w:t>
            </w:r>
            <w:r w:rsidR="001B6186">
              <w:rPr>
                <w:rFonts w:asciiTheme="minorHAnsi" w:hAnsiTheme="minorHAnsi" w:cstheme="minorBidi"/>
                <w:sz w:val="22"/>
                <w:szCs w:val="22"/>
              </w:rPr>
              <w:t>Member</w:t>
            </w:r>
          </w:p>
        </w:tc>
        <w:tc>
          <w:tcPr>
            <w:tcW w:w="1770" w:type="dxa"/>
          </w:tcPr>
          <w:p w14:paraId="6A3752AE" w14:textId="77777777" w:rsidR="00716380" w:rsidRPr="00716380" w:rsidRDefault="00716380" w:rsidP="00716380">
            <w:pPr>
              <w:rPr>
                <w:rFonts w:asciiTheme="majorHAnsi" w:hAnsiTheme="majorHAnsi" w:cstheme="majorHAnsi"/>
                <w:b/>
                <w:bCs/>
                <w:lang w:val="en-SG"/>
              </w:rPr>
            </w:pPr>
            <w:proofErr w:type="spellStart"/>
            <w:r w:rsidRPr="00716380">
              <w:rPr>
                <w:rFonts w:asciiTheme="majorHAnsi" w:hAnsiTheme="majorHAnsi" w:cstheme="majorHAnsi"/>
                <w:b/>
                <w:bCs/>
                <w:lang w:val="en-SG"/>
              </w:rPr>
              <w:t>Peilingg</w:t>
            </w:r>
            <w:proofErr w:type="spellEnd"/>
          </w:p>
          <w:p w14:paraId="77D03073" w14:textId="77777777" w:rsidR="008B4B01" w:rsidRPr="00E918D4" w:rsidRDefault="008B4B01" w:rsidP="006C25E5">
            <w:pPr>
              <w:rPr>
                <w:rFonts w:asciiTheme="majorHAnsi" w:hAnsiTheme="majorHAnsi" w:cstheme="majorHAnsi"/>
              </w:rPr>
            </w:pPr>
          </w:p>
        </w:tc>
        <w:tc>
          <w:tcPr>
            <w:tcW w:w="1950" w:type="dxa"/>
          </w:tcPr>
          <w:p w14:paraId="08DFB3B3" w14:textId="4DAC42C1" w:rsidR="008B4B01" w:rsidRPr="00E918D4" w:rsidRDefault="270D15A7" w:rsidP="48E71B76">
            <w:pPr>
              <w:rPr>
                <w:rFonts w:asciiTheme="majorHAnsi" w:hAnsiTheme="majorHAnsi" w:cstheme="majorBidi"/>
              </w:rPr>
            </w:pPr>
            <w:r w:rsidRPr="48E71B76">
              <w:rPr>
                <w:rFonts w:asciiTheme="majorHAnsi" w:hAnsiTheme="majorHAnsi" w:cstheme="majorBidi"/>
              </w:rPr>
              <w:t>Products management</w:t>
            </w:r>
          </w:p>
        </w:tc>
        <w:tc>
          <w:tcPr>
            <w:tcW w:w="2816" w:type="dxa"/>
          </w:tcPr>
          <w:p w14:paraId="08FDA0B0" w14:textId="77777777" w:rsidR="008B4B01" w:rsidRPr="00E918D4" w:rsidRDefault="008B4B01" w:rsidP="006C25E5">
            <w:pPr>
              <w:rPr>
                <w:rFonts w:asciiTheme="majorHAnsi" w:hAnsiTheme="majorHAnsi" w:cstheme="majorHAnsi"/>
              </w:rPr>
            </w:pPr>
          </w:p>
        </w:tc>
        <w:tc>
          <w:tcPr>
            <w:tcW w:w="3090" w:type="dxa"/>
          </w:tcPr>
          <w:p w14:paraId="050A3E6E" w14:textId="77777777" w:rsidR="008B4B01" w:rsidRPr="00E918D4" w:rsidRDefault="008B4B01" w:rsidP="006C25E5">
            <w:pPr>
              <w:rPr>
                <w:rFonts w:asciiTheme="majorHAnsi" w:hAnsiTheme="majorHAnsi" w:cstheme="majorHAnsi"/>
              </w:rPr>
            </w:pPr>
          </w:p>
        </w:tc>
        <w:tc>
          <w:tcPr>
            <w:tcW w:w="2470" w:type="dxa"/>
          </w:tcPr>
          <w:p w14:paraId="7509C82A" w14:textId="77777777" w:rsidR="008B4B01" w:rsidRPr="00E918D4" w:rsidRDefault="008B4B01" w:rsidP="006C25E5">
            <w:pPr>
              <w:rPr>
                <w:rFonts w:asciiTheme="majorHAnsi" w:hAnsiTheme="majorHAnsi" w:cstheme="majorHAnsi"/>
              </w:rPr>
            </w:pPr>
          </w:p>
          <w:p w14:paraId="1350FB08" w14:textId="77777777" w:rsidR="008B4B01" w:rsidRPr="00E918D4" w:rsidRDefault="008B4B01" w:rsidP="006C25E5">
            <w:pPr>
              <w:rPr>
                <w:rFonts w:asciiTheme="majorHAnsi" w:hAnsiTheme="majorHAnsi" w:cstheme="majorHAnsi"/>
              </w:rPr>
            </w:pPr>
          </w:p>
          <w:p w14:paraId="24BB1A7B" w14:textId="77777777" w:rsidR="008B4B01" w:rsidRPr="00E918D4" w:rsidRDefault="008B4B01" w:rsidP="006C25E5">
            <w:pPr>
              <w:rPr>
                <w:rFonts w:asciiTheme="majorHAnsi" w:hAnsiTheme="majorHAnsi" w:cstheme="majorHAnsi"/>
              </w:rPr>
            </w:pPr>
          </w:p>
        </w:tc>
      </w:tr>
    </w:tbl>
    <w:p w14:paraId="424798A6" w14:textId="77777777" w:rsidR="00D06490" w:rsidRDefault="00D06490" w:rsidP="00D06490">
      <w:pPr>
        <w:rPr>
          <w:rFonts w:asciiTheme="minorHAnsi" w:hAnsiTheme="minorHAnsi" w:cstheme="minorHAnsi"/>
          <w:color w:val="000000" w:themeColor="text1"/>
          <w:sz w:val="22"/>
          <w:szCs w:val="22"/>
        </w:rPr>
      </w:pPr>
    </w:p>
    <w:sectPr w:rsidR="00D06490" w:rsidSect="008B4B01">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2056E" w14:textId="77777777" w:rsidR="00352E71" w:rsidRDefault="00352E71" w:rsidP="00F106B0">
      <w:r>
        <w:separator/>
      </w:r>
    </w:p>
  </w:endnote>
  <w:endnote w:type="continuationSeparator" w:id="0">
    <w:p w14:paraId="142B5920" w14:textId="77777777" w:rsidR="00352E71" w:rsidRDefault="00352E71"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05AC0518" w:rsidR="00F106B0" w:rsidRDefault="00561836">
    <w:pPr>
      <w:pStyle w:val="Footer"/>
      <w:rPr>
        <w:rFonts w:ascii="Arial" w:hAnsi="Arial" w:cs="Arial"/>
        <w:sz w:val="20"/>
        <w:lang w:val="en-US"/>
      </w:rPr>
    </w:pPr>
    <w:r>
      <w:rPr>
        <w:rFonts w:ascii="Arial" w:hAnsi="Arial" w:cs="Arial"/>
        <w:sz w:val="20"/>
        <w:lang w:val="en-US"/>
      </w:rPr>
      <w:t>C372 Graded Assignment Project Report</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EB0B1" w14:textId="77777777" w:rsidR="00352E71" w:rsidRDefault="00352E71" w:rsidP="00F106B0">
      <w:r>
        <w:separator/>
      </w:r>
    </w:p>
  </w:footnote>
  <w:footnote w:type="continuationSeparator" w:id="0">
    <w:p w14:paraId="5079A0EE" w14:textId="77777777" w:rsidR="00352E71" w:rsidRDefault="00352E71"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58241"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987852259" name="Picture 98785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58242"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8240"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75A5A4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E4395C"/>
    <w:multiLevelType w:val="hybridMultilevel"/>
    <w:tmpl w:val="0BC266E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F7832A0"/>
    <w:multiLevelType w:val="hybridMultilevel"/>
    <w:tmpl w:val="339E97D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B8687F3"/>
    <w:multiLevelType w:val="hybridMultilevel"/>
    <w:tmpl w:val="FFFFFFFF"/>
    <w:lvl w:ilvl="0" w:tplc="C584D276">
      <w:start w:val="1"/>
      <w:numFmt w:val="bullet"/>
      <w:lvlText w:val=""/>
      <w:lvlJc w:val="left"/>
      <w:pPr>
        <w:ind w:left="720" w:hanging="360"/>
      </w:pPr>
      <w:rPr>
        <w:rFonts w:ascii="Symbol" w:hAnsi="Symbol" w:hint="default"/>
      </w:rPr>
    </w:lvl>
    <w:lvl w:ilvl="1" w:tplc="96BC1192">
      <w:start w:val="1"/>
      <w:numFmt w:val="bullet"/>
      <w:lvlText w:val="o"/>
      <w:lvlJc w:val="left"/>
      <w:pPr>
        <w:ind w:left="1440" w:hanging="360"/>
      </w:pPr>
      <w:rPr>
        <w:rFonts w:ascii="Courier New" w:hAnsi="Courier New" w:hint="default"/>
      </w:rPr>
    </w:lvl>
    <w:lvl w:ilvl="2" w:tplc="7AC09840">
      <w:start w:val="1"/>
      <w:numFmt w:val="bullet"/>
      <w:lvlText w:val=""/>
      <w:lvlJc w:val="left"/>
      <w:pPr>
        <w:ind w:left="2160" w:hanging="360"/>
      </w:pPr>
      <w:rPr>
        <w:rFonts w:ascii="Wingdings" w:hAnsi="Wingdings" w:hint="default"/>
      </w:rPr>
    </w:lvl>
    <w:lvl w:ilvl="3" w:tplc="4716AB80">
      <w:start w:val="1"/>
      <w:numFmt w:val="bullet"/>
      <w:lvlText w:val=""/>
      <w:lvlJc w:val="left"/>
      <w:pPr>
        <w:ind w:left="2880" w:hanging="360"/>
      </w:pPr>
      <w:rPr>
        <w:rFonts w:ascii="Symbol" w:hAnsi="Symbol" w:hint="default"/>
      </w:rPr>
    </w:lvl>
    <w:lvl w:ilvl="4" w:tplc="EA5A448E">
      <w:start w:val="1"/>
      <w:numFmt w:val="bullet"/>
      <w:lvlText w:val="o"/>
      <w:lvlJc w:val="left"/>
      <w:pPr>
        <w:ind w:left="3600" w:hanging="360"/>
      </w:pPr>
      <w:rPr>
        <w:rFonts w:ascii="Courier New" w:hAnsi="Courier New" w:hint="default"/>
      </w:rPr>
    </w:lvl>
    <w:lvl w:ilvl="5" w:tplc="8EC8FCB0">
      <w:start w:val="1"/>
      <w:numFmt w:val="bullet"/>
      <w:lvlText w:val=""/>
      <w:lvlJc w:val="left"/>
      <w:pPr>
        <w:ind w:left="4320" w:hanging="360"/>
      </w:pPr>
      <w:rPr>
        <w:rFonts w:ascii="Wingdings" w:hAnsi="Wingdings" w:hint="default"/>
      </w:rPr>
    </w:lvl>
    <w:lvl w:ilvl="6" w:tplc="79D66BD0">
      <w:start w:val="1"/>
      <w:numFmt w:val="bullet"/>
      <w:lvlText w:val=""/>
      <w:lvlJc w:val="left"/>
      <w:pPr>
        <w:ind w:left="5040" w:hanging="360"/>
      </w:pPr>
      <w:rPr>
        <w:rFonts w:ascii="Symbol" w:hAnsi="Symbol" w:hint="default"/>
      </w:rPr>
    </w:lvl>
    <w:lvl w:ilvl="7" w:tplc="A6044F58">
      <w:start w:val="1"/>
      <w:numFmt w:val="bullet"/>
      <w:lvlText w:val="o"/>
      <w:lvlJc w:val="left"/>
      <w:pPr>
        <w:ind w:left="5760" w:hanging="360"/>
      </w:pPr>
      <w:rPr>
        <w:rFonts w:ascii="Courier New" w:hAnsi="Courier New" w:hint="default"/>
      </w:rPr>
    </w:lvl>
    <w:lvl w:ilvl="8" w:tplc="54F25DBC">
      <w:start w:val="1"/>
      <w:numFmt w:val="bullet"/>
      <w:lvlText w:val=""/>
      <w:lvlJc w:val="left"/>
      <w:pPr>
        <w:ind w:left="6480" w:hanging="360"/>
      </w:pPr>
      <w:rPr>
        <w:rFonts w:ascii="Wingdings" w:hAnsi="Wingdings" w:hint="default"/>
      </w:rPr>
    </w:lvl>
  </w:abstractNum>
  <w:abstractNum w:abstractNumId="4" w15:restartNumberingAfterBreak="0">
    <w:nsid w:val="1CCC7F3D"/>
    <w:multiLevelType w:val="hybridMultilevel"/>
    <w:tmpl w:val="339E9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483FA0"/>
    <w:multiLevelType w:val="hybridMultilevel"/>
    <w:tmpl w:val="4DFE572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EA233D9"/>
    <w:multiLevelType w:val="hybridMultilevel"/>
    <w:tmpl w:val="D004D58C"/>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2FFB7EFB"/>
    <w:multiLevelType w:val="hybridMultilevel"/>
    <w:tmpl w:val="339E97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1356A4"/>
    <w:multiLevelType w:val="hybridMultilevel"/>
    <w:tmpl w:val="E44A7AF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9" w15:restartNumberingAfterBreak="0">
    <w:nsid w:val="40EE27BB"/>
    <w:multiLevelType w:val="hybridMultilevel"/>
    <w:tmpl w:val="7A464D5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455F2338"/>
    <w:multiLevelType w:val="hybridMultilevel"/>
    <w:tmpl w:val="902C59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8D203C3"/>
    <w:multiLevelType w:val="hybridMultilevel"/>
    <w:tmpl w:val="E2E4EB9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257907097">
    <w:abstractNumId w:val="3"/>
  </w:num>
  <w:num w:numId="2" w16cid:durableId="462620971">
    <w:abstractNumId w:val="11"/>
  </w:num>
  <w:num w:numId="3" w16cid:durableId="800460958">
    <w:abstractNumId w:val="5"/>
  </w:num>
  <w:num w:numId="4" w16cid:durableId="405568881">
    <w:abstractNumId w:val="0"/>
  </w:num>
  <w:num w:numId="5" w16cid:durableId="981498549">
    <w:abstractNumId w:val="10"/>
  </w:num>
  <w:num w:numId="6" w16cid:durableId="1307122862">
    <w:abstractNumId w:val="8"/>
  </w:num>
  <w:num w:numId="7" w16cid:durableId="1782070630">
    <w:abstractNumId w:val="9"/>
  </w:num>
  <w:num w:numId="8" w16cid:durableId="1737239687">
    <w:abstractNumId w:val="6"/>
  </w:num>
  <w:num w:numId="9" w16cid:durableId="1183279024">
    <w:abstractNumId w:val="1"/>
  </w:num>
  <w:num w:numId="10" w16cid:durableId="237833300">
    <w:abstractNumId w:val="2"/>
  </w:num>
  <w:num w:numId="11" w16cid:durableId="559942151">
    <w:abstractNumId w:val="4"/>
  </w:num>
  <w:num w:numId="12" w16cid:durableId="1101531471">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04A77"/>
    <w:rsid w:val="00005307"/>
    <w:rsid w:val="0001130F"/>
    <w:rsid w:val="000124A0"/>
    <w:rsid w:val="00016B0F"/>
    <w:rsid w:val="00017596"/>
    <w:rsid w:val="00025E4D"/>
    <w:rsid w:val="000323CC"/>
    <w:rsid w:val="000361A1"/>
    <w:rsid w:val="00041273"/>
    <w:rsid w:val="00042569"/>
    <w:rsid w:val="000425EF"/>
    <w:rsid w:val="00045A6E"/>
    <w:rsid w:val="000514BE"/>
    <w:rsid w:val="00054B69"/>
    <w:rsid w:val="00055C6C"/>
    <w:rsid w:val="000568BC"/>
    <w:rsid w:val="00057DDD"/>
    <w:rsid w:val="000633DE"/>
    <w:rsid w:val="000705BC"/>
    <w:rsid w:val="000813C2"/>
    <w:rsid w:val="00081A46"/>
    <w:rsid w:val="00084145"/>
    <w:rsid w:val="000857BB"/>
    <w:rsid w:val="00095E84"/>
    <w:rsid w:val="000A1878"/>
    <w:rsid w:val="000A2236"/>
    <w:rsid w:val="000A3373"/>
    <w:rsid w:val="000A50FA"/>
    <w:rsid w:val="000A59DB"/>
    <w:rsid w:val="000A5C89"/>
    <w:rsid w:val="000A7336"/>
    <w:rsid w:val="000C32FF"/>
    <w:rsid w:val="000D33D3"/>
    <w:rsid w:val="000E1874"/>
    <w:rsid w:val="000E3C32"/>
    <w:rsid w:val="000E554D"/>
    <w:rsid w:val="000E6824"/>
    <w:rsid w:val="000F479A"/>
    <w:rsid w:val="00101A39"/>
    <w:rsid w:val="00106248"/>
    <w:rsid w:val="00116593"/>
    <w:rsid w:val="001209E4"/>
    <w:rsid w:val="00123F0E"/>
    <w:rsid w:val="00125B00"/>
    <w:rsid w:val="00126368"/>
    <w:rsid w:val="00133139"/>
    <w:rsid w:val="00140F64"/>
    <w:rsid w:val="00152434"/>
    <w:rsid w:val="00176928"/>
    <w:rsid w:val="0017729C"/>
    <w:rsid w:val="00190803"/>
    <w:rsid w:val="0019443A"/>
    <w:rsid w:val="0019492A"/>
    <w:rsid w:val="00195630"/>
    <w:rsid w:val="00197B77"/>
    <w:rsid w:val="001B3605"/>
    <w:rsid w:val="001B6186"/>
    <w:rsid w:val="001C0B52"/>
    <w:rsid w:val="001C0C20"/>
    <w:rsid w:val="001C2692"/>
    <w:rsid w:val="001D334D"/>
    <w:rsid w:val="001D3701"/>
    <w:rsid w:val="001E1984"/>
    <w:rsid w:val="001E1CC4"/>
    <w:rsid w:val="001E2A6A"/>
    <w:rsid w:val="001E5D2A"/>
    <w:rsid w:val="001F04F4"/>
    <w:rsid w:val="001F35DB"/>
    <w:rsid w:val="0020066C"/>
    <w:rsid w:val="0020571D"/>
    <w:rsid w:val="00205BB9"/>
    <w:rsid w:val="0020798F"/>
    <w:rsid w:val="0021009D"/>
    <w:rsid w:val="00216A59"/>
    <w:rsid w:val="00217F76"/>
    <w:rsid w:val="00220952"/>
    <w:rsid w:val="00221371"/>
    <w:rsid w:val="002225BB"/>
    <w:rsid w:val="0022342B"/>
    <w:rsid w:val="00224DD9"/>
    <w:rsid w:val="00225955"/>
    <w:rsid w:val="00232C98"/>
    <w:rsid w:val="0023646C"/>
    <w:rsid w:val="0024031E"/>
    <w:rsid w:val="0024333B"/>
    <w:rsid w:val="00245244"/>
    <w:rsid w:val="00254076"/>
    <w:rsid w:val="00255F67"/>
    <w:rsid w:val="00264B7E"/>
    <w:rsid w:val="0027443D"/>
    <w:rsid w:val="00284593"/>
    <w:rsid w:val="00286508"/>
    <w:rsid w:val="002915D2"/>
    <w:rsid w:val="002920F2"/>
    <w:rsid w:val="00292C2F"/>
    <w:rsid w:val="002940DA"/>
    <w:rsid w:val="002A0437"/>
    <w:rsid w:val="002A272B"/>
    <w:rsid w:val="002A43D9"/>
    <w:rsid w:val="002B2733"/>
    <w:rsid w:val="002C2AFA"/>
    <w:rsid w:val="002C32D3"/>
    <w:rsid w:val="002C6430"/>
    <w:rsid w:val="002C6EE3"/>
    <w:rsid w:val="002D673A"/>
    <w:rsid w:val="002E08EB"/>
    <w:rsid w:val="002E2465"/>
    <w:rsid w:val="002E7BD7"/>
    <w:rsid w:val="002F103C"/>
    <w:rsid w:val="002F4CD0"/>
    <w:rsid w:val="00301C72"/>
    <w:rsid w:val="00302BB4"/>
    <w:rsid w:val="00310F4C"/>
    <w:rsid w:val="00322C4B"/>
    <w:rsid w:val="00324D77"/>
    <w:rsid w:val="0032692B"/>
    <w:rsid w:val="003306A3"/>
    <w:rsid w:val="00330EEB"/>
    <w:rsid w:val="0033196C"/>
    <w:rsid w:val="00333C5C"/>
    <w:rsid w:val="00334B59"/>
    <w:rsid w:val="00334F3D"/>
    <w:rsid w:val="0033601B"/>
    <w:rsid w:val="00337103"/>
    <w:rsid w:val="00340FC4"/>
    <w:rsid w:val="00345DEF"/>
    <w:rsid w:val="00347B0A"/>
    <w:rsid w:val="00352E71"/>
    <w:rsid w:val="00353357"/>
    <w:rsid w:val="00357FF3"/>
    <w:rsid w:val="0036097D"/>
    <w:rsid w:val="00360CC2"/>
    <w:rsid w:val="00364610"/>
    <w:rsid w:val="00365B65"/>
    <w:rsid w:val="00375CDB"/>
    <w:rsid w:val="003764B6"/>
    <w:rsid w:val="00382FA5"/>
    <w:rsid w:val="0039071B"/>
    <w:rsid w:val="0039242F"/>
    <w:rsid w:val="00393420"/>
    <w:rsid w:val="003A4117"/>
    <w:rsid w:val="003A7C7F"/>
    <w:rsid w:val="003B63EF"/>
    <w:rsid w:val="003B721C"/>
    <w:rsid w:val="003C0249"/>
    <w:rsid w:val="003C6A77"/>
    <w:rsid w:val="003D5A3C"/>
    <w:rsid w:val="003F0540"/>
    <w:rsid w:val="003F2477"/>
    <w:rsid w:val="003F2AB1"/>
    <w:rsid w:val="003F3150"/>
    <w:rsid w:val="003F5546"/>
    <w:rsid w:val="0040123E"/>
    <w:rsid w:val="004059CE"/>
    <w:rsid w:val="004116AC"/>
    <w:rsid w:val="00416770"/>
    <w:rsid w:val="00421A4E"/>
    <w:rsid w:val="00426029"/>
    <w:rsid w:val="00433FEE"/>
    <w:rsid w:val="0043684F"/>
    <w:rsid w:val="00441AAE"/>
    <w:rsid w:val="00445CB0"/>
    <w:rsid w:val="004500FF"/>
    <w:rsid w:val="00454395"/>
    <w:rsid w:val="00466CFA"/>
    <w:rsid w:val="00473AED"/>
    <w:rsid w:val="00473B41"/>
    <w:rsid w:val="004756CF"/>
    <w:rsid w:val="00476D18"/>
    <w:rsid w:val="00477E36"/>
    <w:rsid w:val="00483EEB"/>
    <w:rsid w:val="00486637"/>
    <w:rsid w:val="00487A84"/>
    <w:rsid w:val="00491865"/>
    <w:rsid w:val="004945CB"/>
    <w:rsid w:val="0049640E"/>
    <w:rsid w:val="004A19A7"/>
    <w:rsid w:val="004A323A"/>
    <w:rsid w:val="004B1537"/>
    <w:rsid w:val="004B5545"/>
    <w:rsid w:val="004C1828"/>
    <w:rsid w:val="004C2297"/>
    <w:rsid w:val="004C7656"/>
    <w:rsid w:val="004D163B"/>
    <w:rsid w:val="004D3529"/>
    <w:rsid w:val="004E232D"/>
    <w:rsid w:val="004E23B8"/>
    <w:rsid w:val="004E4FC3"/>
    <w:rsid w:val="004E71F5"/>
    <w:rsid w:val="004F0601"/>
    <w:rsid w:val="004F5A0C"/>
    <w:rsid w:val="00500482"/>
    <w:rsid w:val="00502206"/>
    <w:rsid w:val="005029A5"/>
    <w:rsid w:val="00505271"/>
    <w:rsid w:val="0051296E"/>
    <w:rsid w:val="00520572"/>
    <w:rsid w:val="00520C8B"/>
    <w:rsid w:val="0052117B"/>
    <w:rsid w:val="00530AD6"/>
    <w:rsid w:val="00531C7B"/>
    <w:rsid w:val="0053378D"/>
    <w:rsid w:val="00537B6C"/>
    <w:rsid w:val="00546DE5"/>
    <w:rsid w:val="00547D10"/>
    <w:rsid w:val="00554E0E"/>
    <w:rsid w:val="005562A1"/>
    <w:rsid w:val="00561836"/>
    <w:rsid w:val="0059330B"/>
    <w:rsid w:val="0059350B"/>
    <w:rsid w:val="005938C7"/>
    <w:rsid w:val="005A17A9"/>
    <w:rsid w:val="005B0BF4"/>
    <w:rsid w:val="005B1352"/>
    <w:rsid w:val="005B1B59"/>
    <w:rsid w:val="005B4483"/>
    <w:rsid w:val="005C1A6E"/>
    <w:rsid w:val="005C55CD"/>
    <w:rsid w:val="005C5D04"/>
    <w:rsid w:val="005D0D8E"/>
    <w:rsid w:val="005D4F7D"/>
    <w:rsid w:val="005D55E5"/>
    <w:rsid w:val="005E0690"/>
    <w:rsid w:val="005E1F90"/>
    <w:rsid w:val="005E669A"/>
    <w:rsid w:val="005E6E35"/>
    <w:rsid w:val="005F1E1F"/>
    <w:rsid w:val="005F6A15"/>
    <w:rsid w:val="005F6F74"/>
    <w:rsid w:val="0060209C"/>
    <w:rsid w:val="00602E33"/>
    <w:rsid w:val="00603EC9"/>
    <w:rsid w:val="00603F4E"/>
    <w:rsid w:val="00604553"/>
    <w:rsid w:val="0060520C"/>
    <w:rsid w:val="00607D47"/>
    <w:rsid w:val="006137D8"/>
    <w:rsid w:val="006176B0"/>
    <w:rsid w:val="00620BE8"/>
    <w:rsid w:val="0062266C"/>
    <w:rsid w:val="0062590F"/>
    <w:rsid w:val="00625FC8"/>
    <w:rsid w:val="00631084"/>
    <w:rsid w:val="00643713"/>
    <w:rsid w:val="00647B97"/>
    <w:rsid w:val="006506AA"/>
    <w:rsid w:val="006639D2"/>
    <w:rsid w:val="006641E0"/>
    <w:rsid w:val="006658A9"/>
    <w:rsid w:val="00680ED3"/>
    <w:rsid w:val="00684EDB"/>
    <w:rsid w:val="00694E91"/>
    <w:rsid w:val="00695134"/>
    <w:rsid w:val="006A0724"/>
    <w:rsid w:val="006A3203"/>
    <w:rsid w:val="006A773C"/>
    <w:rsid w:val="006B2B04"/>
    <w:rsid w:val="006B4087"/>
    <w:rsid w:val="006C0451"/>
    <w:rsid w:val="006C0681"/>
    <w:rsid w:val="006C25E5"/>
    <w:rsid w:val="006C420A"/>
    <w:rsid w:val="006C4A7E"/>
    <w:rsid w:val="006D3596"/>
    <w:rsid w:val="006D4543"/>
    <w:rsid w:val="006D7AD5"/>
    <w:rsid w:val="006E21AF"/>
    <w:rsid w:val="006E2F7F"/>
    <w:rsid w:val="006E7C01"/>
    <w:rsid w:val="006F35ED"/>
    <w:rsid w:val="006F47F8"/>
    <w:rsid w:val="00710007"/>
    <w:rsid w:val="00715A86"/>
    <w:rsid w:val="00716380"/>
    <w:rsid w:val="00717967"/>
    <w:rsid w:val="0072174B"/>
    <w:rsid w:val="00721C4E"/>
    <w:rsid w:val="0072227D"/>
    <w:rsid w:val="007256E3"/>
    <w:rsid w:val="00727E0A"/>
    <w:rsid w:val="00730B03"/>
    <w:rsid w:val="00733356"/>
    <w:rsid w:val="00736483"/>
    <w:rsid w:val="007402B0"/>
    <w:rsid w:val="00747882"/>
    <w:rsid w:val="00752A32"/>
    <w:rsid w:val="0075657D"/>
    <w:rsid w:val="007629F7"/>
    <w:rsid w:val="00765B3C"/>
    <w:rsid w:val="00767523"/>
    <w:rsid w:val="007704B9"/>
    <w:rsid w:val="00770B39"/>
    <w:rsid w:val="00780D69"/>
    <w:rsid w:val="00785FC9"/>
    <w:rsid w:val="0079611D"/>
    <w:rsid w:val="007A7012"/>
    <w:rsid w:val="007B358B"/>
    <w:rsid w:val="007B7DD4"/>
    <w:rsid w:val="007C528A"/>
    <w:rsid w:val="007C57B0"/>
    <w:rsid w:val="007D6F11"/>
    <w:rsid w:val="007E3067"/>
    <w:rsid w:val="007F49AC"/>
    <w:rsid w:val="00813F8B"/>
    <w:rsid w:val="00815128"/>
    <w:rsid w:val="0081655A"/>
    <w:rsid w:val="00816A7F"/>
    <w:rsid w:val="00830F02"/>
    <w:rsid w:val="00832C6D"/>
    <w:rsid w:val="00844711"/>
    <w:rsid w:val="00854C15"/>
    <w:rsid w:val="00870FBF"/>
    <w:rsid w:val="00876AF6"/>
    <w:rsid w:val="00880734"/>
    <w:rsid w:val="00880A93"/>
    <w:rsid w:val="008838BE"/>
    <w:rsid w:val="00893D62"/>
    <w:rsid w:val="008971DA"/>
    <w:rsid w:val="00897364"/>
    <w:rsid w:val="008A361C"/>
    <w:rsid w:val="008A381B"/>
    <w:rsid w:val="008B1375"/>
    <w:rsid w:val="008B4B01"/>
    <w:rsid w:val="008C0825"/>
    <w:rsid w:val="008C1388"/>
    <w:rsid w:val="008C19A7"/>
    <w:rsid w:val="008C1B4E"/>
    <w:rsid w:val="008C225A"/>
    <w:rsid w:val="008C3ABF"/>
    <w:rsid w:val="008D3243"/>
    <w:rsid w:val="008D3BB3"/>
    <w:rsid w:val="008D3EA6"/>
    <w:rsid w:val="008E0CDF"/>
    <w:rsid w:val="008E550F"/>
    <w:rsid w:val="008E6D86"/>
    <w:rsid w:val="008F2E97"/>
    <w:rsid w:val="008F6A4A"/>
    <w:rsid w:val="0090146A"/>
    <w:rsid w:val="00903651"/>
    <w:rsid w:val="009055F1"/>
    <w:rsid w:val="00906BD3"/>
    <w:rsid w:val="00910341"/>
    <w:rsid w:val="00911EAD"/>
    <w:rsid w:val="00912E21"/>
    <w:rsid w:val="009262EE"/>
    <w:rsid w:val="009405C8"/>
    <w:rsid w:val="009517E3"/>
    <w:rsid w:val="00954CBB"/>
    <w:rsid w:val="00954E4C"/>
    <w:rsid w:val="00957D33"/>
    <w:rsid w:val="00963E50"/>
    <w:rsid w:val="0096421F"/>
    <w:rsid w:val="00965D4A"/>
    <w:rsid w:val="0097230F"/>
    <w:rsid w:val="00977512"/>
    <w:rsid w:val="0098127F"/>
    <w:rsid w:val="009832AA"/>
    <w:rsid w:val="0098395F"/>
    <w:rsid w:val="00985181"/>
    <w:rsid w:val="00992219"/>
    <w:rsid w:val="00996516"/>
    <w:rsid w:val="009970CC"/>
    <w:rsid w:val="00997632"/>
    <w:rsid w:val="009A69EB"/>
    <w:rsid w:val="009B2429"/>
    <w:rsid w:val="009C1250"/>
    <w:rsid w:val="009C7292"/>
    <w:rsid w:val="009C7525"/>
    <w:rsid w:val="009D241A"/>
    <w:rsid w:val="009D3FAB"/>
    <w:rsid w:val="009D58CC"/>
    <w:rsid w:val="009E3FF6"/>
    <w:rsid w:val="009E5FCB"/>
    <w:rsid w:val="009F3E66"/>
    <w:rsid w:val="009F7E2B"/>
    <w:rsid w:val="00A02AF0"/>
    <w:rsid w:val="00A068C5"/>
    <w:rsid w:val="00A11174"/>
    <w:rsid w:val="00A130C2"/>
    <w:rsid w:val="00A13ECB"/>
    <w:rsid w:val="00A20D6C"/>
    <w:rsid w:val="00A24324"/>
    <w:rsid w:val="00A3455D"/>
    <w:rsid w:val="00A43AC2"/>
    <w:rsid w:val="00A52272"/>
    <w:rsid w:val="00A576CA"/>
    <w:rsid w:val="00A67606"/>
    <w:rsid w:val="00A67FCF"/>
    <w:rsid w:val="00A70786"/>
    <w:rsid w:val="00A72156"/>
    <w:rsid w:val="00A72B96"/>
    <w:rsid w:val="00A80E27"/>
    <w:rsid w:val="00A81373"/>
    <w:rsid w:val="00A947C4"/>
    <w:rsid w:val="00A95C0E"/>
    <w:rsid w:val="00AA071D"/>
    <w:rsid w:val="00AA1504"/>
    <w:rsid w:val="00AA29C8"/>
    <w:rsid w:val="00AA3A9E"/>
    <w:rsid w:val="00AA4CB5"/>
    <w:rsid w:val="00AA690A"/>
    <w:rsid w:val="00AB1FDA"/>
    <w:rsid w:val="00AB28E9"/>
    <w:rsid w:val="00AB4EEB"/>
    <w:rsid w:val="00AC1D67"/>
    <w:rsid w:val="00AC1E39"/>
    <w:rsid w:val="00AC2A73"/>
    <w:rsid w:val="00AC5E74"/>
    <w:rsid w:val="00AD3791"/>
    <w:rsid w:val="00AD5BC6"/>
    <w:rsid w:val="00AE0EF2"/>
    <w:rsid w:val="00AE1D70"/>
    <w:rsid w:val="00AE6401"/>
    <w:rsid w:val="00AF4A34"/>
    <w:rsid w:val="00AF5646"/>
    <w:rsid w:val="00AF691E"/>
    <w:rsid w:val="00AF6C33"/>
    <w:rsid w:val="00AF7368"/>
    <w:rsid w:val="00B04FA5"/>
    <w:rsid w:val="00B05D3C"/>
    <w:rsid w:val="00B10273"/>
    <w:rsid w:val="00B12BA6"/>
    <w:rsid w:val="00B276FA"/>
    <w:rsid w:val="00B27912"/>
    <w:rsid w:val="00B342C8"/>
    <w:rsid w:val="00B35FC6"/>
    <w:rsid w:val="00B36BAD"/>
    <w:rsid w:val="00B57229"/>
    <w:rsid w:val="00B621FE"/>
    <w:rsid w:val="00B648E1"/>
    <w:rsid w:val="00B6696A"/>
    <w:rsid w:val="00B731F4"/>
    <w:rsid w:val="00B7644F"/>
    <w:rsid w:val="00B81C97"/>
    <w:rsid w:val="00B83EB7"/>
    <w:rsid w:val="00B84A37"/>
    <w:rsid w:val="00B85AA0"/>
    <w:rsid w:val="00B875A4"/>
    <w:rsid w:val="00B91887"/>
    <w:rsid w:val="00B92C13"/>
    <w:rsid w:val="00B97CC4"/>
    <w:rsid w:val="00BA20A4"/>
    <w:rsid w:val="00BA22CC"/>
    <w:rsid w:val="00BA34C3"/>
    <w:rsid w:val="00BA4349"/>
    <w:rsid w:val="00BA5725"/>
    <w:rsid w:val="00BB35F7"/>
    <w:rsid w:val="00BB3FF8"/>
    <w:rsid w:val="00BC3283"/>
    <w:rsid w:val="00BC4C89"/>
    <w:rsid w:val="00BC7597"/>
    <w:rsid w:val="00BD0F40"/>
    <w:rsid w:val="00BE1D18"/>
    <w:rsid w:val="00BF242B"/>
    <w:rsid w:val="00C0178F"/>
    <w:rsid w:val="00C0183E"/>
    <w:rsid w:val="00C03BB0"/>
    <w:rsid w:val="00C102C2"/>
    <w:rsid w:val="00C167BD"/>
    <w:rsid w:val="00C250D6"/>
    <w:rsid w:val="00C31506"/>
    <w:rsid w:val="00C32B6E"/>
    <w:rsid w:val="00C37CA7"/>
    <w:rsid w:val="00C42C01"/>
    <w:rsid w:val="00C45C3B"/>
    <w:rsid w:val="00C53440"/>
    <w:rsid w:val="00C61632"/>
    <w:rsid w:val="00C66147"/>
    <w:rsid w:val="00C6719A"/>
    <w:rsid w:val="00C6721C"/>
    <w:rsid w:val="00C76815"/>
    <w:rsid w:val="00C76BA5"/>
    <w:rsid w:val="00C867C2"/>
    <w:rsid w:val="00C915B4"/>
    <w:rsid w:val="00C94758"/>
    <w:rsid w:val="00CA064F"/>
    <w:rsid w:val="00CA3619"/>
    <w:rsid w:val="00CA5273"/>
    <w:rsid w:val="00CA5575"/>
    <w:rsid w:val="00CB06A3"/>
    <w:rsid w:val="00CB4AB0"/>
    <w:rsid w:val="00CB572C"/>
    <w:rsid w:val="00CC0321"/>
    <w:rsid w:val="00CC075B"/>
    <w:rsid w:val="00CC1D21"/>
    <w:rsid w:val="00CD2AAF"/>
    <w:rsid w:val="00CD3DB1"/>
    <w:rsid w:val="00CE4513"/>
    <w:rsid w:val="00CE4A82"/>
    <w:rsid w:val="00CE4DC0"/>
    <w:rsid w:val="00CE6072"/>
    <w:rsid w:val="00CF1541"/>
    <w:rsid w:val="00CF1769"/>
    <w:rsid w:val="00CF385C"/>
    <w:rsid w:val="00D06490"/>
    <w:rsid w:val="00D1052A"/>
    <w:rsid w:val="00D12F79"/>
    <w:rsid w:val="00D160E1"/>
    <w:rsid w:val="00D323D6"/>
    <w:rsid w:val="00D375FC"/>
    <w:rsid w:val="00D37AA4"/>
    <w:rsid w:val="00D43925"/>
    <w:rsid w:val="00D43DFC"/>
    <w:rsid w:val="00D512BB"/>
    <w:rsid w:val="00D514B3"/>
    <w:rsid w:val="00D56C1F"/>
    <w:rsid w:val="00D607B4"/>
    <w:rsid w:val="00D60C8E"/>
    <w:rsid w:val="00D705E8"/>
    <w:rsid w:val="00D720BA"/>
    <w:rsid w:val="00D73AC0"/>
    <w:rsid w:val="00D9412D"/>
    <w:rsid w:val="00DA4142"/>
    <w:rsid w:val="00DA4377"/>
    <w:rsid w:val="00DA5C09"/>
    <w:rsid w:val="00DA5FF3"/>
    <w:rsid w:val="00DA6CCF"/>
    <w:rsid w:val="00DA7EB1"/>
    <w:rsid w:val="00DB28E3"/>
    <w:rsid w:val="00DB337D"/>
    <w:rsid w:val="00DB33AA"/>
    <w:rsid w:val="00DB3F4C"/>
    <w:rsid w:val="00DB4F57"/>
    <w:rsid w:val="00DC6FB6"/>
    <w:rsid w:val="00DC7992"/>
    <w:rsid w:val="00DC7AA3"/>
    <w:rsid w:val="00DD3E66"/>
    <w:rsid w:val="00DF7FDA"/>
    <w:rsid w:val="00E01858"/>
    <w:rsid w:val="00E04954"/>
    <w:rsid w:val="00E46CAF"/>
    <w:rsid w:val="00E51FFF"/>
    <w:rsid w:val="00E5630C"/>
    <w:rsid w:val="00E6253D"/>
    <w:rsid w:val="00E6453C"/>
    <w:rsid w:val="00E64572"/>
    <w:rsid w:val="00E84069"/>
    <w:rsid w:val="00E85E10"/>
    <w:rsid w:val="00E87349"/>
    <w:rsid w:val="00EA032C"/>
    <w:rsid w:val="00EA4AB2"/>
    <w:rsid w:val="00EA4CBA"/>
    <w:rsid w:val="00EB22E5"/>
    <w:rsid w:val="00EB3981"/>
    <w:rsid w:val="00EC39F9"/>
    <w:rsid w:val="00EC7132"/>
    <w:rsid w:val="00EC7DF0"/>
    <w:rsid w:val="00ED0649"/>
    <w:rsid w:val="00ED235C"/>
    <w:rsid w:val="00ED37D0"/>
    <w:rsid w:val="00ED73D2"/>
    <w:rsid w:val="00ED7A6E"/>
    <w:rsid w:val="00EE689E"/>
    <w:rsid w:val="00EF74E6"/>
    <w:rsid w:val="00F02143"/>
    <w:rsid w:val="00F03E84"/>
    <w:rsid w:val="00F04AAC"/>
    <w:rsid w:val="00F0691B"/>
    <w:rsid w:val="00F106B0"/>
    <w:rsid w:val="00F1370F"/>
    <w:rsid w:val="00F42D4B"/>
    <w:rsid w:val="00F4750E"/>
    <w:rsid w:val="00F476B5"/>
    <w:rsid w:val="00F51D00"/>
    <w:rsid w:val="00F52AA5"/>
    <w:rsid w:val="00F56B7A"/>
    <w:rsid w:val="00F56F05"/>
    <w:rsid w:val="00F61794"/>
    <w:rsid w:val="00F62BB2"/>
    <w:rsid w:val="00F6309A"/>
    <w:rsid w:val="00F63341"/>
    <w:rsid w:val="00F63B1F"/>
    <w:rsid w:val="00F64AEE"/>
    <w:rsid w:val="00F65273"/>
    <w:rsid w:val="00F67B8B"/>
    <w:rsid w:val="00F720F1"/>
    <w:rsid w:val="00F7615D"/>
    <w:rsid w:val="00F851E4"/>
    <w:rsid w:val="00F92A19"/>
    <w:rsid w:val="00F97956"/>
    <w:rsid w:val="00FA3FA4"/>
    <w:rsid w:val="00FB1129"/>
    <w:rsid w:val="00FB718E"/>
    <w:rsid w:val="00FC4269"/>
    <w:rsid w:val="00FD30F9"/>
    <w:rsid w:val="00FD4C0A"/>
    <w:rsid w:val="00FD60C9"/>
    <w:rsid w:val="00FE02D8"/>
    <w:rsid w:val="00FE09DB"/>
    <w:rsid w:val="00FE72A1"/>
    <w:rsid w:val="00FF2C55"/>
    <w:rsid w:val="00FF369D"/>
    <w:rsid w:val="031951BD"/>
    <w:rsid w:val="033F38A4"/>
    <w:rsid w:val="037B8C70"/>
    <w:rsid w:val="0785D5FB"/>
    <w:rsid w:val="07CED4F9"/>
    <w:rsid w:val="07D3C4BA"/>
    <w:rsid w:val="083938B1"/>
    <w:rsid w:val="09CA0E39"/>
    <w:rsid w:val="0AAD7AB9"/>
    <w:rsid w:val="0AC4023A"/>
    <w:rsid w:val="0D01C853"/>
    <w:rsid w:val="0E040A42"/>
    <w:rsid w:val="1180D2E6"/>
    <w:rsid w:val="1197FE36"/>
    <w:rsid w:val="1213AC4A"/>
    <w:rsid w:val="14A89F81"/>
    <w:rsid w:val="150F8CDE"/>
    <w:rsid w:val="162837B1"/>
    <w:rsid w:val="166A450B"/>
    <w:rsid w:val="174E6765"/>
    <w:rsid w:val="1AF17DDF"/>
    <w:rsid w:val="1CF4F59E"/>
    <w:rsid w:val="1CFCD9EF"/>
    <w:rsid w:val="1DCF5D5F"/>
    <w:rsid w:val="25D55E1B"/>
    <w:rsid w:val="26C5C48D"/>
    <w:rsid w:val="270D15A7"/>
    <w:rsid w:val="283619E3"/>
    <w:rsid w:val="28A20413"/>
    <w:rsid w:val="28A90EA0"/>
    <w:rsid w:val="3041B04D"/>
    <w:rsid w:val="30A71022"/>
    <w:rsid w:val="335FF529"/>
    <w:rsid w:val="343D0BE3"/>
    <w:rsid w:val="34E2F2D2"/>
    <w:rsid w:val="37B1B17B"/>
    <w:rsid w:val="38D30469"/>
    <w:rsid w:val="3A15AFEE"/>
    <w:rsid w:val="3A336CD2"/>
    <w:rsid w:val="3A7234DF"/>
    <w:rsid w:val="3AA75BDD"/>
    <w:rsid w:val="3B4B9224"/>
    <w:rsid w:val="3BEF6EBA"/>
    <w:rsid w:val="3D308422"/>
    <w:rsid w:val="3F78FED7"/>
    <w:rsid w:val="3FB79335"/>
    <w:rsid w:val="4091C251"/>
    <w:rsid w:val="46041872"/>
    <w:rsid w:val="46FD5507"/>
    <w:rsid w:val="46FEE32C"/>
    <w:rsid w:val="48ABBE65"/>
    <w:rsid w:val="48E71B76"/>
    <w:rsid w:val="494E6EF6"/>
    <w:rsid w:val="49C41241"/>
    <w:rsid w:val="4AF983D7"/>
    <w:rsid w:val="4B8DFEA8"/>
    <w:rsid w:val="4D10AB60"/>
    <w:rsid w:val="4F17FDC7"/>
    <w:rsid w:val="4F579A15"/>
    <w:rsid w:val="4F62F4C7"/>
    <w:rsid w:val="51A7BB47"/>
    <w:rsid w:val="51DB3C7D"/>
    <w:rsid w:val="51F1DDC9"/>
    <w:rsid w:val="52A53CE7"/>
    <w:rsid w:val="5399F2BF"/>
    <w:rsid w:val="57BFD5D3"/>
    <w:rsid w:val="582A5C5F"/>
    <w:rsid w:val="5867A7AE"/>
    <w:rsid w:val="59C82887"/>
    <w:rsid w:val="5B0189DD"/>
    <w:rsid w:val="5CDF6895"/>
    <w:rsid w:val="5DE7BF79"/>
    <w:rsid w:val="5EBC5890"/>
    <w:rsid w:val="5F52D2B2"/>
    <w:rsid w:val="6106446D"/>
    <w:rsid w:val="6132A250"/>
    <w:rsid w:val="668DA1C9"/>
    <w:rsid w:val="675F346F"/>
    <w:rsid w:val="68EB9656"/>
    <w:rsid w:val="68FD8C77"/>
    <w:rsid w:val="694727CE"/>
    <w:rsid w:val="6A283905"/>
    <w:rsid w:val="6DB97D6E"/>
    <w:rsid w:val="6DBA9198"/>
    <w:rsid w:val="6E5C832A"/>
    <w:rsid w:val="6F67A276"/>
    <w:rsid w:val="6FE299FE"/>
    <w:rsid w:val="70299C7B"/>
    <w:rsid w:val="70B4CCBE"/>
    <w:rsid w:val="72A58838"/>
    <w:rsid w:val="73D9FA42"/>
    <w:rsid w:val="759A7368"/>
    <w:rsid w:val="75A205D3"/>
    <w:rsid w:val="76A22FBB"/>
    <w:rsid w:val="76B478E5"/>
    <w:rsid w:val="781BEFA6"/>
    <w:rsid w:val="7A865EE9"/>
    <w:rsid w:val="7B2CBB49"/>
    <w:rsid w:val="7F9411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674E8B33-B5B9-41F3-AF86-0ED0BF3AB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59"/>
    <w:rsid w:val="000E6824"/>
    <w:pPr>
      <w:spacing w:after="0" w:line="240" w:lineRule="auto"/>
    </w:pPr>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styleId="Title">
    <w:name w:val="Title"/>
    <w:basedOn w:val="Normal"/>
    <w:next w:val="Normal"/>
    <w:link w:val="TitleChar"/>
    <w:uiPriority w:val="10"/>
    <w:qFormat/>
    <w:rsid w:val="008B4B01"/>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8B4B01"/>
    <w:rPr>
      <w:rFonts w:asciiTheme="majorHAnsi" w:eastAsiaTheme="majorEastAsia" w:hAnsiTheme="majorHAnsi" w:cstheme="majorBidi"/>
      <w:color w:val="323E4F" w:themeColor="text2" w:themeShade="BF"/>
      <w:spacing w:val="5"/>
      <w:kern w:val="28"/>
      <w:sz w:val="52"/>
      <w:szCs w:val="52"/>
      <w:lang w:val="en-US"/>
    </w:rPr>
  </w:style>
  <w:style w:type="paragraph" w:styleId="ListBullet">
    <w:name w:val="List Bullet"/>
    <w:basedOn w:val="Normal"/>
    <w:uiPriority w:val="99"/>
    <w:unhideWhenUsed/>
    <w:rsid w:val="008B4B01"/>
    <w:pPr>
      <w:numPr>
        <w:numId w:val="4"/>
      </w:numPr>
      <w:spacing w:after="200" w:line="276" w:lineRule="auto"/>
      <w:ind w:left="0" w:firstLine="0"/>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figma.com/make/RuJe6RymlYTGTnBn6b0tpA/User-Dashboard?fullscreen=1"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7A9EB896FF1F408308E1A836947372" ma:contentTypeVersion="3" ma:contentTypeDescription="Create a new document." ma:contentTypeScope="" ma:versionID="27d0e30ee18c585ea66797b6b4e25d76">
  <xsd:schema xmlns:xsd="http://www.w3.org/2001/XMLSchema" xmlns:xs="http://www.w3.org/2001/XMLSchema" xmlns:p="http://schemas.microsoft.com/office/2006/metadata/properties" xmlns:ns2="3cfb2628-3951-4e58-a965-fc646fc36a3b" targetNamespace="http://schemas.microsoft.com/office/2006/metadata/properties" ma:root="true" ma:fieldsID="73d7e72da58e79c4a76f5324e67fba50" ns2:_="">
    <xsd:import namespace="3cfb2628-3951-4e58-a965-fc646fc36a3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fb2628-3951-4e58-a965-fc646fc36a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customXml/itemProps2.xml><?xml version="1.0" encoding="utf-8"?>
<ds:datastoreItem xmlns:ds="http://schemas.openxmlformats.org/officeDocument/2006/customXml" ds:itemID="{FFF2A390-671C-473B-972E-96837C361620}">
  <ds:schemaRefs>
    <ds:schemaRef ds:uri="http://schemas.microsoft.com/sharepoint/v3/contenttype/forms"/>
  </ds:schemaRefs>
</ds:datastoreItem>
</file>

<file path=customXml/itemProps3.xml><?xml version="1.0" encoding="utf-8"?>
<ds:datastoreItem xmlns:ds="http://schemas.openxmlformats.org/officeDocument/2006/customXml" ds:itemID="{A46D3110-9A8E-417F-B9F6-BDD536071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fb2628-3951-4e58-a965-fc646fc36a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F3A7C3-626F-429A-A3CF-A5567DD9D7A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11</Pages>
  <Words>1432</Words>
  <Characters>8637</Characters>
  <Application>Microsoft Office Word</Application>
  <DocSecurity>0</DocSecurity>
  <Lines>508</Lines>
  <Paragraphs>258</Paragraphs>
  <ScaleCrop>false</ScaleCrop>
  <Company/>
  <LinksUpToDate>false</LinksUpToDate>
  <CharactersWithSpaces>9811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NUR AISYAH BINTI SA'ARI</cp:lastModifiedBy>
  <cp:revision>84</cp:revision>
  <cp:lastPrinted>2025-10-15T15:05:00Z</cp:lastPrinted>
  <dcterms:created xsi:type="dcterms:W3CDTF">2025-10-22T14:23:00Z</dcterms:created>
  <dcterms:modified xsi:type="dcterms:W3CDTF">2025-11-06T16:39:00Z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y fmtid="{D5CDD505-2E9C-101B-9397-08002B2CF9AE}" pid="9" name="ContentTypeId">
    <vt:lpwstr>0x0101006B7A9EB896FF1F408308E1A836947372</vt:lpwstr>
  </property>
  <property fmtid="{D5CDD505-2E9C-101B-9397-08002B2CF9AE}" pid="10" name="docLang">
    <vt:lpwstr>en</vt:lpwstr>
  </property>
</Properties>
</file>