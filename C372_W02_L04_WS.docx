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6FA7EB79" w:rsidR="00A8060D" w:rsidRPr="00A8060D" w:rsidRDefault="00B56059" w:rsidP="00ED3250">
      <w:pPr>
        <w:pStyle w:val="WSHeadings"/>
        <w:jc w:val="center"/>
        <w:rPr>
          <w:sz w:val="36"/>
        </w:rPr>
      </w:pPr>
      <w:r w:rsidRPr="00A8060D">
        <w:rPr>
          <w:sz w:val="36"/>
        </w:rPr>
        <w:t>Lesson 0</w:t>
      </w:r>
      <w:r w:rsidR="00FE3EB5">
        <w:rPr>
          <w:sz w:val="36"/>
        </w:rPr>
        <w:t>4</w:t>
      </w:r>
    </w:p>
    <w:p w14:paraId="627324E1" w14:textId="13F18D63" w:rsidR="0025107E" w:rsidRPr="00763A49" w:rsidRDefault="0025107E" w:rsidP="0049226E">
      <w:pPr>
        <w:pStyle w:val="WSHeadings"/>
        <w:rPr>
          <w:sz w:val="28"/>
        </w:rPr>
      </w:pPr>
      <w:r w:rsidRPr="00763A49">
        <w:rPr>
          <w:sz w:val="28"/>
        </w:rPr>
        <w:t>Overview</w:t>
      </w:r>
    </w:p>
    <w:p w14:paraId="2DCC2AA4" w14:textId="197AEB03" w:rsidR="00363D9C" w:rsidRPr="00363D9C" w:rsidRDefault="00363D9C" w:rsidP="00363D9C">
      <w:pPr>
        <w:spacing w:before="240"/>
        <w:jc w:val="both"/>
        <w:rPr>
          <w:lang w:val="en-US"/>
        </w:rPr>
      </w:pPr>
      <w:r w:rsidRPr="00363D9C">
        <w:rPr>
          <w:lang w:val="en-US"/>
        </w:rPr>
        <w:t xml:space="preserve">This worksheet will </w:t>
      </w:r>
      <w:r w:rsidR="001C3D4D">
        <w:rPr>
          <w:lang w:val="en-US"/>
        </w:rPr>
        <w:t>guide</w:t>
      </w:r>
      <w:r w:rsidRPr="00363D9C">
        <w:rPr>
          <w:lang w:val="en-US"/>
        </w:rPr>
        <w:t xml:space="preserve"> your team </w:t>
      </w:r>
      <w:r w:rsidR="00ED6274">
        <w:rPr>
          <w:lang w:val="en-US"/>
        </w:rPr>
        <w:t>in working on</w:t>
      </w:r>
      <w:r w:rsidRPr="00363D9C">
        <w:rPr>
          <w:lang w:val="en-US"/>
        </w:rPr>
        <w:t xml:space="preserve"> the first milestone of the C372 Graded Assignment. </w:t>
      </w:r>
      <w:r w:rsidR="00A41556" w:rsidRPr="00A41556">
        <w:rPr>
          <w:lang w:val="en-US"/>
        </w:rPr>
        <w:t>In this stage, you’ll research market gaps, suggest an e-commerce solution, and discuss the features required, including key features like secure payments and a digital wallet.</w:t>
      </w:r>
    </w:p>
    <w:p w14:paraId="17D7516D" w14:textId="1126E10F" w:rsidR="00363D9C" w:rsidRDefault="00363D9C" w:rsidP="00363D9C">
      <w:pPr>
        <w:spacing w:before="240"/>
        <w:jc w:val="both"/>
        <w:rPr>
          <w:lang w:val="en-US"/>
        </w:rPr>
      </w:pPr>
      <w:r w:rsidRPr="00363D9C">
        <w:rPr>
          <w:lang w:val="en-US"/>
        </w:rPr>
        <w:t xml:space="preserve">You’ll also check which regulations apply (e.g., PCI DSS, AML/KYC, MAS guidelines) and explain how your solution meets them. Update your </w:t>
      </w:r>
      <w:r w:rsidRPr="001C3D4D">
        <w:rPr>
          <w:b/>
          <w:bCs/>
          <w:lang w:val="en-US"/>
        </w:rPr>
        <w:t>C372 Graded Assignment Project Report - Team X.docx</w:t>
      </w:r>
      <w:r w:rsidRPr="00363D9C">
        <w:rPr>
          <w:lang w:val="en-US"/>
        </w:rPr>
        <w:t xml:space="preserve"> as you work through this worksheet.</w:t>
      </w:r>
    </w:p>
    <w:tbl>
      <w:tblPr>
        <w:tblStyle w:val="TableGrid"/>
        <w:tblW w:w="0" w:type="auto"/>
        <w:jc w:val="center"/>
        <w:tblInd w:w="0" w:type="dxa"/>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5372EBFE" w:rsidR="00732067" w:rsidRPr="00732067" w:rsidRDefault="00FE3EB5" w:rsidP="00732067">
            <w:pPr>
              <w:rPr>
                <w:lang w:val="en-US"/>
              </w:rPr>
            </w:pPr>
            <w:r>
              <w:t>Product/Service Analysis</w:t>
            </w:r>
          </w:p>
        </w:tc>
      </w:tr>
      <w:tr w:rsidR="00FE3EB5" w:rsidRPr="00732067" w14:paraId="5678E0A8" w14:textId="77777777">
        <w:trPr>
          <w:jc w:val="center"/>
        </w:trPr>
        <w:tc>
          <w:tcPr>
            <w:tcW w:w="1980" w:type="dxa"/>
            <w:vAlign w:val="center"/>
          </w:tcPr>
          <w:p w14:paraId="273AF84C" w14:textId="51B75E78" w:rsidR="00FE3EB5" w:rsidRPr="00732067" w:rsidRDefault="00FE3EB5" w:rsidP="00FE3EB5">
            <w:pPr>
              <w:jc w:val="center"/>
              <w:rPr>
                <w:lang w:val="en-US"/>
              </w:rPr>
            </w:pPr>
            <w:r>
              <w:rPr>
                <w:lang w:val="en-US"/>
              </w:rPr>
              <w:t>Section B</w:t>
            </w:r>
          </w:p>
        </w:tc>
        <w:tc>
          <w:tcPr>
            <w:tcW w:w="4111" w:type="dxa"/>
          </w:tcPr>
          <w:p w14:paraId="0C593CA9" w14:textId="002C21A8" w:rsidR="00FE3EB5" w:rsidRPr="00732067" w:rsidRDefault="00FE3EB5" w:rsidP="00FE3EB5">
            <w:pPr>
              <w:rPr>
                <w:lang w:val="en-US"/>
              </w:rPr>
            </w:pPr>
            <w:r w:rsidRPr="00230EA7">
              <w:t>Regulatory Requirements</w:t>
            </w:r>
          </w:p>
        </w:tc>
      </w:tr>
      <w:tr w:rsidR="00FE3EB5" w:rsidRPr="00732067" w14:paraId="5AF40FBF" w14:textId="77777777">
        <w:trPr>
          <w:jc w:val="center"/>
        </w:trPr>
        <w:tc>
          <w:tcPr>
            <w:tcW w:w="1980" w:type="dxa"/>
            <w:vAlign w:val="center"/>
          </w:tcPr>
          <w:p w14:paraId="29A1BE61" w14:textId="25CAB5CE" w:rsidR="00FE3EB5" w:rsidRDefault="00FE3EB5" w:rsidP="00FE3EB5">
            <w:pPr>
              <w:jc w:val="center"/>
              <w:rPr>
                <w:lang w:val="en-US"/>
              </w:rPr>
            </w:pPr>
            <w:r>
              <w:rPr>
                <w:lang w:val="en-US"/>
              </w:rPr>
              <w:t>Section C</w:t>
            </w:r>
          </w:p>
        </w:tc>
        <w:tc>
          <w:tcPr>
            <w:tcW w:w="4111" w:type="dxa"/>
          </w:tcPr>
          <w:p w14:paraId="3D114796" w14:textId="2BA84BA8" w:rsidR="00FE3EB5" w:rsidRDefault="009320C0" w:rsidP="00FE3EB5">
            <w:pPr>
              <w:rPr>
                <w:lang w:val="en-US"/>
              </w:rPr>
            </w:pPr>
            <w:r>
              <w:t>System Design</w:t>
            </w:r>
          </w:p>
        </w:tc>
      </w:tr>
      <w:tr w:rsidR="00FE3EB5" w:rsidRPr="00732067" w14:paraId="1E4E21D4" w14:textId="77777777">
        <w:trPr>
          <w:jc w:val="center"/>
        </w:trPr>
        <w:tc>
          <w:tcPr>
            <w:tcW w:w="1980" w:type="dxa"/>
            <w:vAlign w:val="center"/>
          </w:tcPr>
          <w:p w14:paraId="1D821AA4" w14:textId="3A7B3664" w:rsidR="00FE3EB5" w:rsidRDefault="00FE3EB5" w:rsidP="00FE3EB5">
            <w:pPr>
              <w:jc w:val="center"/>
              <w:rPr>
                <w:lang w:val="en-US"/>
              </w:rPr>
            </w:pPr>
            <w:r>
              <w:rPr>
                <w:lang w:val="en-US"/>
              </w:rPr>
              <w:t>Section D</w:t>
            </w:r>
          </w:p>
        </w:tc>
        <w:tc>
          <w:tcPr>
            <w:tcW w:w="4111" w:type="dxa"/>
          </w:tcPr>
          <w:p w14:paraId="2344B7DB" w14:textId="672E01E0" w:rsidR="00FE3EB5" w:rsidRDefault="009320C0" w:rsidP="00FE3EB5">
            <w:r>
              <w:t>Functional Requirements</w:t>
            </w:r>
          </w:p>
        </w:tc>
      </w:tr>
      <w:tr w:rsidR="00FE3EB5" w:rsidRPr="00732067" w14:paraId="47843D77" w14:textId="77777777">
        <w:trPr>
          <w:jc w:val="center"/>
        </w:trPr>
        <w:tc>
          <w:tcPr>
            <w:tcW w:w="1980" w:type="dxa"/>
            <w:vAlign w:val="center"/>
          </w:tcPr>
          <w:p w14:paraId="477251F5" w14:textId="57069781" w:rsidR="00FE3EB5" w:rsidRDefault="00FE3EB5" w:rsidP="00FE3EB5">
            <w:pPr>
              <w:jc w:val="center"/>
              <w:rPr>
                <w:lang w:val="en-US"/>
              </w:rPr>
            </w:pPr>
            <w:r>
              <w:rPr>
                <w:lang w:val="en-US"/>
              </w:rPr>
              <w:t xml:space="preserve">Section </w:t>
            </w:r>
            <w:r w:rsidR="00665641">
              <w:rPr>
                <w:lang w:val="en-US"/>
              </w:rPr>
              <w:t>E</w:t>
            </w:r>
          </w:p>
        </w:tc>
        <w:tc>
          <w:tcPr>
            <w:tcW w:w="4111" w:type="dxa"/>
          </w:tcPr>
          <w:p w14:paraId="07BF0DE2" w14:textId="06B84522" w:rsidR="00FE3EB5" w:rsidRDefault="00FE3EB5" w:rsidP="00FE3EB5">
            <w:r>
              <w:t>Submissions</w:t>
            </w:r>
          </w:p>
        </w:tc>
      </w:tr>
    </w:tbl>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467FBCD8" w:rsidR="004D4CDD" w:rsidRDefault="00F02411" w:rsidP="00F02411">
      <w:pPr>
        <w:jc w:val="center"/>
        <w:rPr>
          <w:lang w:val="en-US"/>
        </w:rPr>
      </w:pPr>
      <w:r w:rsidRPr="00F02411">
        <w:rPr>
          <w:color w:val="EE0000"/>
          <w:sz w:val="24"/>
          <w:szCs w:val="24"/>
          <w:lang w:val="en-US"/>
        </w:rPr>
        <w:t xml:space="preserve">Ensure that the team has read through the project requirements in </w:t>
      </w:r>
      <w:r w:rsidRPr="00F02411">
        <w:rPr>
          <w:b/>
          <w:bCs/>
          <w:color w:val="EE0000"/>
          <w:sz w:val="24"/>
          <w:szCs w:val="24"/>
          <w:lang w:val="en-US"/>
        </w:rPr>
        <w:t>C372 Graded Assignment.pdf.</w:t>
      </w:r>
      <w:r w:rsidR="004D4CDD">
        <w:rPr>
          <w:lang w:val="en-US"/>
        </w:rPr>
        <w:br w:type="page"/>
      </w:r>
    </w:p>
    <w:p w14:paraId="6CE12199" w14:textId="5AE7852A" w:rsidR="0023302C" w:rsidRPr="005068F3" w:rsidRDefault="0023302C" w:rsidP="0023302C">
      <w:pPr>
        <w:pStyle w:val="WSHeadings"/>
        <w:spacing w:after="240"/>
      </w:pPr>
      <w:r w:rsidRPr="005068F3">
        <w:lastRenderedPageBreak/>
        <w:t xml:space="preserve">Section </w:t>
      </w:r>
      <w:r>
        <w:t>A</w:t>
      </w:r>
      <w:r w:rsidRPr="005068F3">
        <w:t xml:space="preserve"> – </w:t>
      </w:r>
      <w:r>
        <w:rPr>
          <w:lang w:val="en-SG"/>
        </w:rPr>
        <w:t>Product/Service Analysis</w:t>
      </w:r>
    </w:p>
    <w:p w14:paraId="5D4209B7" w14:textId="79509136" w:rsidR="0023302C" w:rsidRPr="0023302C" w:rsidRDefault="0023302C" w:rsidP="0023302C">
      <w:r w:rsidRPr="0023302C">
        <w:t>What is the identified market gap?</w:t>
      </w:r>
      <w:r w:rsidRPr="0023302C">
        <w:br/>
      </w:r>
      <w:r w:rsidRPr="0023302C">
        <w:rPr>
          <w:i/>
          <w:iCs/>
        </w:rPr>
        <w:t>(Describe the unmet need or problem in the e-commerce/payment space.)</w:t>
      </w:r>
    </w:p>
    <w:p w14:paraId="2329C9BA" w14:textId="1FC5CD69" w:rsidR="45CFD5DF" w:rsidRDefault="45CFD5DF"/>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0" w:author="ONG JUN RONG" w:date="2025-10-30T14:37:00Z" w16du:dateUtc="2025-10-30T06:37:00Z">
          <w:tblPr>
            <w:tblStyle w:val="TableGrid"/>
            <w:tblW w:w="0" w:type="auto"/>
            <w:tblLook w:val="04A0" w:firstRow="1" w:lastRow="0" w:firstColumn="1" w:lastColumn="0" w:noHBand="0" w:noVBand="1"/>
          </w:tblPr>
        </w:tblPrChange>
      </w:tblPr>
      <w:tblGrid>
        <w:gridCol w:w="9736"/>
        <w:tblGridChange w:id="1">
          <w:tblGrid>
            <w:gridCol w:w="5"/>
            <w:gridCol w:w="9731"/>
            <w:gridCol w:w="5"/>
          </w:tblGrid>
        </w:tblGridChange>
      </w:tblGrid>
      <w:tr w:rsidR="0023302C" w14:paraId="5242A7E4" w14:textId="77777777" w:rsidTr="68E2BDC4">
        <w:trPr>
          <w:trPrChange w:id="2" w:author="ONG JUN RONG" w:date="2025-10-30T14:37:00Z" w16du:dateUtc="2025-10-30T06:37:00Z">
            <w:trPr>
              <w:gridAfter w:val="0"/>
            </w:trPr>
          </w:trPrChange>
        </w:trPr>
        <w:tc>
          <w:tcPr>
            <w:tcW w:w="9736" w:type="dxa"/>
            <w:tcPrChange w:id="3" w:author="ONG JUN RONG" w:date="2025-10-30T14:37:00Z" w16du:dateUtc="2025-10-30T06:37:00Z">
              <w:tcPr>
                <w:tcW w:w="9736" w:type="dxa"/>
                <w:gridSpan w:val="2"/>
              </w:tcPr>
            </w:tcPrChange>
          </w:tcPr>
          <w:p w14:paraId="6F0181BA" w14:textId="05751CCB" w:rsidR="45CFD5DF" w:rsidRDefault="45CFD5DF"/>
          <w:p w14:paraId="7B60B22D" w14:textId="4E73FBC3" w:rsidR="45CFD5DF" w:rsidRDefault="1041F748">
            <w:r>
              <w:t>The identified market gap in the perfume industry centres around accessibility, personalization and trust.</w:t>
            </w:r>
          </w:p>
          <w:p w14:paraId="7DAF89B4" w14:textId="77777777" w:rsidR="0023302C" w:rsidRDefault="0023302C" w:rsidP="0023302C"/>
        </w:tc>
      </w:tr>
    </w:tbl>
    <w:p w14:paraId="497BA7B8" w14:textId="5E04BD4A" w:rsidR="0023302C" w:rsidRPr="0023302C" w:rsidRDefault="0023302C" w:rsidP="0023302C"/>
    <w:p w14:paraId="27DE2074" w14:textId="08B677D4" w:rsidR="0023302C" w:rsidRPr="0023302C" w:rsidRDefault="0023302C" w:rsidP="0023302C">
      <w:r w:rsidRPr="0023302C">
        <w:t>What product or service are you proposing to address this gap?</w:t>
      </w:r>
      <w:r w:rsidRPr="0023302C">
        <w:br/>
      </w:r>
      <w:r w:rsidRPr="0023302C">
        <w:rPr>
          <w:i/>
          <w:iCs/>
        </w:rPr>
        <w:t>(Briefly describe your solution.)</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 w:author="ONG JUN RONG" w:date="2025-10-30T14:37:00Z" w16du:dateUtc="2025-10-30T06:37:00Z">
          <w:tblPr>
            <w:tblStyle w:val="TableGrid"/>
            <w:tblW w:w="0" w:type="auto"/>
            <w:tblLook w:val="04A0" w:firstRow="1" w:lastRow="0" w:firstColumn="1" w:lastColumn="0" w:noHBand="0" w:noVBand="1"/>
          </w:tblPr>
        </w:tblPrChange>
      </w:tblPr>
      <w:tblGrid>
        <w:gridCol w:w="9736"/>
        <w:tblGridChange w:id="5">
          <w:tblGrid>
            <w:gridCol w:w="5"/>
            <w:gridCol w:w="9731"/>
            <w:gridCol w:w="5"/>
          </w:tblGrid>
        </w:tblGridChange>
      </w:tblGrid>
      <w:tr w:rsidR="0023302C" w14:paraId="7FF6069B" w14:textId="77777777" w:rsidTr="00281834">
        <w:trPr>
          <w:trPrChange w:id="6" w:author="ONG JUN RONG" w:date="2025-10-30T14:37:00Z" w16du:dateUtc="2025-10-30T06:37:00Z">
            <w:trPr>
              <w:gridAfter w:val="0"/>
            </w:trPr>
          </w:trPrChange>
        </w:trPr>
        <w:tc>
          <w:tcPr>
            <w:tcW w:w="9736" w:type="dxa"/>
            <w:tcPrChange w:id="7" w:author="ONG JUN RONG" w:date="2025-10-30T14:37:00Z" w16du:dateUtc="2025-10-30T06:37:00Z">
              <w:tcPr>
                <w:tcW w:w="9736" w:type="dxa"/>
                <w:gridSpan w:val="2"/>
              </w:tcPr>
            </w:tcPrChange>
          </w:tcPr>
          <w:p w14:paraId="728199DA" w14:textId="08717043" w:rsidR="0023302C" w:rsidRDefault="6DB9A20C" w:rsidP="0023302C">
            <w:r>
              <w:t xml:space="preserve">AI Powered Fragrance Recommendations, Secure and Flexible Payments, </w:t>
            </w:r>
            <w:r w:rsidR="00AE7ACE">
              <w:t>Authenticity</w:t>
            </w:r>
            <w:r>
              <w:t xml:space="preserve"> and Trust Guarantee</w:t>
            </w:r>
          </w:p>
          <w:p w14:paraId="15867A9D" w14:textId="77777777" w:rsidR="0023302C" w:rsidRDefault="0023302C" w:rsidP="0023302C"/>
          <w:p w14:paraId="0E8ADABC" w14:textId="5F87A0CB" w:rsidR="00706935" w:rsidRDefault="00706935" w:rsidP="0023302C">
            <w:r w:rsidRPr="00706935">
              <w:t>A platform that allows users to customize their own perfume blends, view ingredient safety (compliant with HSA and ASEAN Cosmetic Directive), and receive samples before committing to full-size purchases.</w:t>
            </w:r>
          </w:p>
        </w:tc>
      </w:tr>
    </w:tbl>
    <w:p w14:paraId="0F8FB71E" w14:textId="1A76E390" w:rsidR="0023302C" w:rsidRPr="0023302C" w:rsidRDefault="0023302C" w:rsidP="0023302C"/>
    <w:p w14:paraId="1CC0C58E" w14:textId="649C09EC" w:rsidR="6D1D9893" w:rsidRDefault="0023302C">
      <w:pPr>
        <w:rPr>
          <w:ins w:id="8" w:author="NICHOLAS CHUNG THING TZE" w:date="2025-10-30T06:35:00Z" w16du:dateUtc="2025-10-30T06:35:28Z"/>
        </w:rPr>
      </w:pPr>
      <w:r w:rsidRPr="0023302C">
        <w:t>Who is your target audience?</w:t>
      </w:r>
      <w:r w:rsidRPr="0023302C">
        <w:br/>
      </w:r>
      <w:r w:rsidRPr="0023302C">
        <w:rPr>
          <w:i/>
          <w:iCs/>
        </w:rPr>
        <w:t>(Specify underserved groups if relevant.)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23302C" w14:paraId="731C11BF" w14:textId="77777777" w:rsidTr="00101E63">
        <w:tc>
          <w:tcPr>
            <w:tcW w:w="9736" w:type="dxa"/>
          </w:tcPr>
          <w:p w14:paraId="31462810" w14:textId="384EC7A0" w:rsidR="36644E6A" w:rsidRDefault="1C2BC103">
            <w:r>
              <w:t>18 to 34years old</w:t>
            </w:r>
            <w:r w:rsidR="04C0955B">
              <w:t xml:space="preserve"> as they are more likely to be motivated by fashion, social media and personalization.</w:t>
            </w:r>
          </w:p>
          <w:p w14:paraId="763D68F0" w14:textId="17B57350" w:rsidR="00FF5B25" w:rsidRDefault="00FF5B25"/>
          <w:p w14:paraId="252E0FAC" w14:textId="77777777" w:rsidR="0023302C" w:rsidRDefault="0023302C" w:rsidP="0023302C"/>
        </w:tc>
      </w:tr>
    </w:tbl>
    <w:p w14:paraId="3284E80B" w14:textId="12B6C36A" w:rsidR="0023302C" w:rsidRDefault="0023302C" w:rsidP="0023302C"/>
    <w:p w14:paraId="266A0E7A" w14:textId="060BE036" w:rsidR="0023302C" w:rsidRPr="00CC1058" w:rsidRDefault="00251F75" w:rsidP="0023302C">
      <w:pPr>
        <w:rPr>
          <w:b/>
        </w:rPr>
      </w:pPr>
      <w:r w:rsidRPr="008A1280">
        <w:rPr>
          <w:highlight w:val="yellow"/>
        </w:rPr>
        <w:t xml:space="preserve">Update the section on </w:t>
      </w:r>
      <w:r w:rsidRPr="008A1280">
        <w:rPr>
          <w:b/>
          <w:bCs/>
          <w:highlight w:val="yellow"/>
        </w:rPr>
        <w:t>Project Overview</w:t>
      </w:r>
      <w:r w:rsidRPr="008A1280">
        <w:rPr>
          <w:highlight w:val="yellow"/>
        </w:rPr>
        <w:t xml:space="preserve"> in </w:t>
      </w:r>
      <w:r w:rsidRPr="008A1280">
        <w:rPr>
          <w:b/>
          <w:bCs/>
          <w:highlight w:val="yellow"/>
        </w:rPr>
        <w:t>C372 Graded Assignment Project Report - Team X.docx</w:t>
      </w:r>
    </w:p>
    <w:p w14:paraId="481A8DAE" w14:textId="4FF174F6" w:rsidR="0023302C" w:rsidRPr="005068F3" w:rsidRDefault="0023302C" w:rsidP="0023302C">
      <w:pPr>
        <w:pStyle w:val="WSHeadings"/>
        <w:spacing w:after="240"/>
      </w:pPr>
      <w:r w:rsidRPr="005068F3">
        <w:t xml:space="preserve">Section </w:t>
      </w:r>
      <w:r>
        <w:t>B</w:t>
      </w:r>
      <w:r w:rsidRPr="005068F3">
        <w:t xml:space="preserve"> – </w:t>
      </w:r>
      <w:r w:rsidRPr="0023302C">
        <w:rPr>
          <w:lang w:val="en-SG"/>
        </w:rPr>
        <w:t>Regulatory Requirements</w:t>
      </w:r>
    </w:p>
    <w:p w14:paraId="0038D792" w14:textId="52AFA1F8" w:rsidR="0023302C" w:rsidRPr="0023302C" w:rsidRDefault="0023302C" w:rsidP="0023302C">
      <w:r w:rsidRPr="0023302C">
        <w:t>List the key regulatory requirements your solution must comply with:</w:t>
      </w:r>
      <w:r w:rsidRPr="0023302C">
        <w:br/>
      </w:r>
      <w:r w:rsidRPr="0023302C">
        <w:rPr>
          <w:i/>
          <w:iCs/>
        </w:rPr>
        <w:t>(E.g., PCI DSS, AML/KYC, MAS guidelines, etc.)</w:t>
      </w:r>
    </w:p>
    <w:tbl>
      <w:tblPr>
        <w:tblStyle w:val="TableGrid"/>
        <w:tblW w:w="9840" w:type="dxa"/>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840"/>
      </w:tblGrid>
      <w:tr w:rsidR="00495681" w14:paraId="71533383" w14:textId="77777777" w:rsidTr="31D62E29">
        <w:tc>
          <w:tcPr>
            <w:tcW w:w="9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18F25079" w14:textId="48E7ADCA" w:rsidR="00495681" w:rsidRDefault="00495681" w:rsidP="00495681">
            <w:pPr>
              <w:pStyle w:val="Heading2"/>
              <w:spacing w:before="299" w:after="299"/>
              <w:rPr>
                <w:rFonts w:ascii="Calibri" w:eastAsia="Calibri" w:hAnsi="Calibri" w:cs="Calibri"/>
                <w:color w:val="auto"/>
                <w:sz w:val="22"/>
                <w:szCs w:val="22"/>
              </w:rPr>
            </w:pPr>
            <w:r w:rsidRPr="0528ACD1">
              <w:rPr>
                <w:rFonts w:ascii="Calibri" w:eastAsia="Calibri" w:hAnsi="Calibri" w:cs="Calibri"/>
                <w:color w:val="auto"/>
                <w:sz w:val="22"/>
                <w:szCs w:val="22"/>
              </w:rPr>
              <w:lastRenderedPageBreak/>
              <w:t>Key Regulatory Requirements in Singapore</w:t>
            </w:r>
          </w:p>
          <w:p w14:paraId="01906653" w14:textId="09892788" w:rsidR="00495681" w:rsidRDefault="00495681" w:rsidP="00495681">
            <w:pPr>
              <w:pStyle w:val="Heading3"/>
              <w:spacing w:before="281" w:after="281"/>
              <w:rPr>
                <w:rFonts w:ascii="Calibri" w:eastAsia="Calibri" w:hAnsi="Calibri" w:cs="Calibri"/>
                <w:color w:val="auto"/>
              </w:rPr>
            </w:pPr>
            <w:r w:rsidRPr="31D62E29">
              <w:rPr>
                <w:rFonts w:ascii="Calibri" w:eastAsia="Calibri" w:hAnsi="Calibri" w:cs="Calibri"/>
                <w:color w:val="auto"/>
              </w:rPr>
              <w:t>1. Consumer Protection (Fair Trading) Act (CPFTA)</w:t>
            </w:r>
          </w:p>
          <w:p w14:paraId="4767348F" w14:textId="35B263E3" w:rsidR="00495681" w:rsidRDefault="6FDB463C" w:rsidP="31D62E29">
            <w:pPr>
              <w:pStyle w:val="ListParagraph"/>
              <w:numPr>
                <w:ilvl w:val="0"/>
                <w:numId w:val="28"/>
              </w:numPr>
              <w:spacing w:before="240" w:after="240"/>
              <w:rPr>
                <w:rFonts w:ascii="Calibri" w:eastAsia="Calibri" w:hAnsi="Calibri" w:cs="Calibri"/>
              </w:rPr>
            </w:pPr>
            <w:r w:rsidRPr="31D62E29">
              <w:rPr>
                <w:rFonts w:ascii="Calibri" w:eastAsia="Calibri" w:hAnsi="Calibri" w:cs="Calibri"/>
              </w:rPr>
              <w:t xml:space="preserve">You must ensure honest </w:t>
            </w:r>
            <w:proofErr w:type="gramStart"/>
            <w:r w:rsidRPr="31D62E29">
              <w:rPr>
                <w:rFonts w:ascii="Calibri" w:eastAsia="Calibri" w:hAnsi="Calibri" w:cs="Calibri"/>
              </w:rPr>
              <w:t xml:space="preserve">marketing </w:t>
            </w:r>
            <w:r w:rsidR="32EF13D2" w:rsidRPr="31D62E29">
              <w:rPr>
                <w:rFonts w:ascii="Calibri" w:eastAsia="Calibri" w:hAnsi="Calibri" w:cs="Calibri"/>
              </w:rPr>
              <w:t>,</w:t>
            </w:r>
            <w:proofErr w:type="gramEnd"/>
            <w:r w:rsidR="32EF13D2" w:rsidRPr="31D62E29">
              <w:rPr>
                <w:rFonts w:ascii="Calibri" w:eastAsia="Calibri" w:hAnsi="Calibri" w:cs="Calibri"/>
              </w:rPr>
              <w:t xml:space="preserve"> </w:t>
            </w:r>
            <w:r w:rsidRPr="31D62E29">
              <w:rPr>
                <w:rFonts w:ascii="Calibri" w:eastAsia="Calibri" w:hAnsi="Calibri" w:cs="Calibri"/>
              </w:rPr>
              <w:t xml:space="preserve"> no false claims about the perfume’s brand, origin, or ingredients.</w:t>
            </w:r>
          </w:p>
          <w:p w14:paraId="0F08C6B4" w14:textId="4B26278D" w:rsidR="00495681" w:rsidRDefault="6FDB463C" w:rsidP="31D62E29">
            <w:pPr>
              <w:pStyle w:val="ListParagraph"/>
              <w:numPr>
                <w:ilvl w:val="0"/>
                <w:numId w:val="28"/>
              </w:numPr>
              <w:spacing w:before="240" w:after="240"/>
              <w:rPr>
                <w:rFonts w:ascii="Calibri" w:eastAsia="Calibri" w:hAnsi="Calibri" w:cs="Calibri"/>
              </w:rPr>
            </w:pPr>
            <w:r w:rsidRPr="31D62E29">
              <w:rPr>
                <w:rFonts w:ascii="Calibri" w:eastAsia="Calibri" w:hAnsi="Calibri" w:cs="Calibri"/>
              </w:rPr>
              <w:t xml:space="preserve">Products must match their description (e.g., if you </w:t>
            </w:r>
            <w:proofErr w:type="gramStart"/>
            <w:r w:rsidRPr="31D62E29">
              <w:rPr>
                <w:rFonts w:ascii="Calibri" w:eastAsia="Calibri" w:hAnsi="Calibri" w:cs="Calibri"/>
              </w:rPr>
              <w:t>claim</w:t>
            </w:r>
            <w:proofErr w:type="gramEnd"/>
            <w:r w:rsidRPr="31D62E29">
              <w:rPr>
                <w:rFonts w:ascii="Calibri" w:eastAsia="Calibri" w:hAnsi="Calibri" w:cs="Calibri"/>
              </w:rPr>
              <w:t xml:space="preserve"> “original brand,” it must be authentic).</w:t>
            </w:r>
          </w:p>
          <w:p w14:paraId="2E97CAD8" w14:textId="4C5A2B0F" w:rsidR="00495681" w:rsidRDefault="6FDB463C" w:rsidP="31D62E29">
            <w:pPr>
              <w:pStyle w:val="ListParagraph"/>
              <w:numPr>
                <w:ilvl w:val="0"/>
                <w:numId w:val="28"/>
              </w:numPr>
              <w:spacing w:before="240" w:after="240"/>
              <w:rPr>
                <w:rFonts w:ascii="Calibri" w:eastAsia="Calibri" w:hAnsi="Calibri" w:cs="Calibri"/>
              </w:rPr>
            </w:pPr>
            <w:r w:rsidRPr="31D62E29">
              <w:rPr>
                <w:rFonts w:ascii="Calibri" w:eastAsia="Calibri" w:hAnsi="Calibri" w:cs="Calibri"/>
              </w:rPr>
              <w:t>Covers both online and retail perfume sales.</w:t>
            </w:r>
          </w:p>
          <w:p w14:paraId="69890FB7" w14:textId="4CBB93A0" w:rsidR="00495681" w:rsidRDefault="00495681" w:rsidP="31D62E29">
            <w:pPr>
              <w:pStyle w:val="Heading3"/>
              <w:spacing w:before="240" w:after="240"/>
              <w:rPr>
                <w:rFonts w:ascii="Calibri" w:eastAsia="Calibri" w:hAnsi="Calibri" w:cs="Calibri"/>
                <w:color w:val="auto"/>
                <w:sz w:val="22"/>
                <w:szCs w:val="22"/>
              </w:rPr>
            </w:pPr>
            <w:r w:rsidRPr="0528ACD1">
              <w:rPr>
                <w:rFonts w:ascii="Calibri" w:eastAsia="Calibri" w:hAnsi="Calibri" w:cs="Calibri"/>
                <w:color w:val="auto"/>
                <w:sz w:val="22"/>
                <w:szCs w:val="22"/>
              </w:rPr>
              <w:t>2. Sale of Goods Act &amp; Lemon Law</w:t>
            </w:r>
          </w:p>
          <w:p w14:paraId="4A2CDCFC" w14:textId="77777777" w:rsidR="00495681" w:rsidRDefault="00495681" w:rsidP="31D62E29">
            <w:pPr>
              <w:pStyle w:val="ListParagraph"/>
              <w:numPr>
                <w:ilvl w:val="0"/>
                <w:numId w:val="27"/>
              </w:numPr>
              <w:spacing w:before="240" w:after="240"/>
              <w:rPr>
                <w:rFonts w:ascii="Calibri" w:eastAsia="Calibri" w:hAnsi="Calibri" w:cs="Calibri"/>
              </w:rPr>
            </w:pPr>
            <w:r w:rsidRPr="2A718DBD">
              <w:rPr>
                <w:rFonts w:ascii="Calibri" w:eastAsia="Calibri" w:hAnsi="Calibri" w:cs="Calibri"/>
              </w:rPr>
              <w:t>Goods sold must be of satisfactory quality, fit for purpose, and as described.</w:t>
            </w:r>
          </w:p>
          <w:p w14:paraId="362692E7" w14:textId="77777777" w:rsidR="00495681" w:rsidRDefault="00495681" w:rsidP="31D62E29">
            <w:pPr>
              <w:pStyle w:val="ListParagraph"/>
              <w:numPr>
                <w:ilvl w:val="0"/>
                <w:numId w:val="27"/>
              </w:numPr>
              <w:spacing w:before="240" w:after="240"/>
              <w:rPr>
                <w:rFonts w:ascii="Calibri" w:eastAsia="Calibri" w:hAnsi="Calibri" w:cs="Calibri"/>
              </w:rPr>
            </w:pPr>
            <w:r w:rsidRPr="3A3BD55C">
              <w:rPr>
                <w:rFonts w:ascii="Calibri" w:eastAsia="Calibri" w:hAnsi="Calibri" w:cs="Calibri"/>
              </w:rPr>
              <w:t>Offer</w:t>
            </w:r>
            <w:r w:rsidRPr="2A718DBD">
              <w:rPr>
                <w:rFonts w:ascii="Calibri" w:eastAsia="Calibri" w:hAnsi="Calibri" w:cs="Calibri"/>
              </w:rPr>
              <w:t xml:space="preserve"> repair, replacement, or refund if a product is defective within 6 months of purchase.</w:t>
            </w:r>
          </w:p>
          <w:p w14:paraId="00DE7C37" w14:textId="77777777" w:rsidR="00495681" w:rsidRDefault="00495681" w:rsidP="00495681">
            <w:pPr>
              <w:pStyle w:val="Heading3"/>
              <w:spacing w:before="281" w:after="281"/>
              <w:rPr>
                <w:rFonts w:ascii="Calibri" w:eastAsia="Calibri" w:hAnsi="Calibri" w:cs="Calibri"/>
                <w:color w:val="auto"/>
                <w:sz w:val="22"/>
                <w:szCs w:val="22"/>
              </w:rPr>
            </w:pPr>
            <w:r w:rsidRPr="0528ACD1">
              <w:rPr>
                <w:rFonts w:ascii="Calibri" w:eastAsia="Calibri" w:hAnsi="Calibri" w:cs="Calibri"/>
                <w:color w:val="auto"/>
                <w:sz w:val="22"/>
                <w:szCs w:val="22"/>
              </w:rPr>
              <w:t>3. Personal Data Protection Act (PDPA)</w:t>
            </w:r>
          </w:p>
          <w:p w14:paraId="72500AB7" w14:textId="77777777" w:rsidR="00495681" w:rsidRDefault="00495681" w:rsidP="31D62E29">
            <w:pPr>
              <w:pStyle w:val="ListParagraph"/>
              <w:numPr>
                <w:ilvl w:val="0"/>
                <w:numId w:val="26"/>
              </w:numPr>
              <w:spacing w:before="240" w:after="240"/>
              <w:rPr>
                <w:rFonts w:ascii="Calibri" w:eastAsia="Calibri" w:hAnsi="Calibri" w:cs="Calibri"/>
              </w:rPr>
            </w:pPr>
            <w:r w:rsidRPr="2A718DBD">
              <w:rPr>
                <w:rFonts w:ascii="Calibri" w:eastAsia="Calibri" w:hAnsi="Calibri" w:cs="Calibri"/>
              </w:rPr>
              <w:t>Applies if collect customer information (e.g. for delivery, marketing, or user accounts).</w:t>
            </w:r>
          </w:p>
          <w:p w14:paraId="03B80C4A" w14:textId="77777777" w:rsidR="00495681" w:rsidRDefault="00495681" w:rsidP="31D62E29">
            <w:pPr>
              <w:pStyle w:val="ListParagraph"/>
              <w:numPr>
                <w:ilvl w:val="0"/>
                <w:numId w:val="26"/>
              </w:numPr>
              <w:spacing w:before="240" w:after="240"/>
              <w:rPr>
                <w:rFonts w:ascii="Calibri" w:eastAsia="Calibri" w:hAnsi="Calibri" w:cs="Calibri"/>
              </w:rPr>
            </w:pPr>
            <w:r w:rsidRPr="3A2C37DA">
              <w:rPr>
                <w:rFonts w:ascii="Calibri" w:eastAsia="Calibri" w:hAnsi="Calibri" w:cs="Calibri"/>
              </w:rPr>
              <w:t>Must</w:t>
            </w:r>
            <w:r w:rsidRPr="790DDCE6">
              <w:rPr>
                <w:rFonts w:ascii="Calibri" w:eastAsia="Calibri" w:hAnsi="Calibri" w:cs="Calibri"/>
              </w:rPr>
              <w:t xml:space="preserve"> </w:t>
            </w:r>
            <w:r w:rsidRPr="2A718DBD">
              <w:rPr>
                <w:rFonts w:ascii="Calibri" w:eastAsia="Calibri" w:hAnsi="Calibri" w:cs="Calibri"/>
              </w:rPr>
              <w:t>Obtain consent before collecting personal data</w:t>
            </w:r>
            <w:r w:rsidRPr="3CDC0B51">
              <w:rPr>
                <w:rFonts w:ascii="Calibri" w:eastAsia="Calibri" w:hAnsi="Calibri" w:cs="Calibri"/>
              </w:rPr>
              <w:t xml:space="preserve">, </w:t>
            </w:r>
            <w:r w:rsidRPr="668B4A0D">
              <w:rPr>
                <w:rFonts w:ascii="Calibri" w:eastAsia="Calibri" w:hAnsi="Calibri" w:cs="Calibri"/>
              </w:rPr>
              <w:t>securely</w:t>
            </w:r>
            <w:r w:rsidRPr="2A718DBD">
              <w:rPr>
                <w:rFonts w:ascii="Calibri" w:eastAsia="Calibri" w:hAnsi="Calibri" w:cs="Calibri"/>
              </w:rPr>
              <w:t xml:space="preserve"> store and protect customer information</w:t>
            </w:r>
            <w:r w:rsidRPr="3CDC0B51">
              <w:rPr>
                <w:rFonts w:ascii="Calibri" w:eastAsia="Calibri" w:hAnsi="Calibri" w:cs="Calibri"/>
              </w:rPr>
              <w:t xml:space="preserve"> and </w:t>
            </w:r>
            <w:r w:rsidRPr="668B4A0D">
              <w:rPr>
                <w:rFonts w:ascii="Calibri" w:eastAsia="Calibri" w:hAnsi="Calibri" w:cs="Calibri"/>
              </w:rPr>
              <w:t>allowing</w:t>
            </w:r>
            <w:r w:rsidRPr="2A718DBD">
              <w:rPr>
                <w:rFonts w:ascii="Calibri" w:eastAsia="Calibri" w:hAnsi="Calibri" w:cs="Calibri"/>
              </w:rPr>
              <w:t xml:space="preserve"> customers to withdraw consent or request deletion.</w:t>
            </w:r>
          </w:p>
          <w:p w14:paraId="46BC3100" w14:textId="77777777" w:rsidR="00495681" w:rsidRDefault="00495681" w:rsidP="00495681">
            <w:pPr>
              <w:pStyle w:val="Heading3"/>
              <w:spacing w:before="281" w:after="281"/>
              <w:rPr>
                <w:rFonts w:ascii="Calibri" w:eastAsia="Calibri" w:hAnsi="Calibri" w:cs="Calibri"/>
                <w:color w:val="auto"/>
                <w:sz w:val="22"/>
                <w:szCs w:val="22"/>
              </w:rPr>
            </w:pPr>
            <w:r w:rsidRPr="0528ACD1">
              <w:rPr>
                <w:rFonts w:ascii="Calibri" w:eastAsia="Calibri" w:hAnsi="Calibri" w:cs="Calibri"/>
                <w:color w:val="auto"/>
                <w:sz w:val="22"/>
                <w:szCs w:val="22"/>
              </w:rPr>
              <w:t>4. Electronic Transactions Act (ETA)</w:t>
            </w:r>
          </w:p>
          <w:p w14:paraId="3CB096BB" w14:textId="77777777" w:rsidR="00495681" w:rsidRDefault="00495681" w:rsidP="31D62E29">
            <w:pPr>
              <w:pStyle w:val="ListParagraph"/>
              <w:numPr>
                <w:ilvl w:val="0"/>
                <w:numId w:val="25"/>
              </w:numPr>
              <w:spacing w:before="240" w:after="240"/>
              <w:rPr>
                <w:rFonts w:ascii="Calibri" w:eastAsia="Calibri" w:hAnsi="Calibri" w:cs="Calibri"/>
              </w:rPr>
            </w:pPr>
            <w:r w:rsidRPr="2A718DBD">
              <w:rPr>
                <w:rFonts w:ascii="Calibri" w:eastAsia="Calibri" w:hAnsi="Calibri" w:cs="Calibri"/>
              </w:rPr>
              <w:t>Ensures that online transactions, e-receipts, and digital contracts are legally valid.</w:t>
            </w:r>
          </w:p>
          <w:p w14:paraId="5D935395" w14:textId="77777777" w:rsidR="00495681" w:rsidRDefault="00495681" w:rsidP="31D62E29">
            <w:pPr>
              <w:pStyle w:val="ListParagraph"/>
              <w:numPr>
                <w:ilvl w:val="0"/>
                <w:numId w:val="25"/>
              </w:numPr>
              <w:spacing w:before="240" w:after="240"/>
              <w:rPr>
                <w:rFonts w:ascii="Calibri" w:eastAsia="Calibri" w:hAnsi="Calibri" w:cs="Calibri"/>
              </w:rPr>
            </w:pPr>
            <w:r w:rsidRPr="049BDB45">
              <w:rPr>
                <w:rFonts w:ascii="Calibri" w:eastAsia="Calibri" w:hAnsi="Calibri" w:cs="Calibri"/>
              </w:rPr>
              <w:t>Clearly</w:t>
            </w:r>
            <w:r w:rsidRPr="2A718DBD">
              <w:rPr>
                <w:rFonts w:ascii="Calibri" w:eastAsia="Calibri" w:hAnsi="Calibri" w:cs="Calibri"/>
              </w:rPr>
              <w:t xml:space="preserve"> show order confirmation, payment details, and delivery terms.</w:t>
            </w:r>
          </w:p>
          <w:p w14:paraId="77FA5830" w14:textId="77777777" w:rsidR="00495681" w:rsidRDefault="00495681" w:rsidP="00495681">
            <w:pPr>
              <w:pStyle w:val="Heading3"/>
              <w:spacing w:before="281" w:after="281"/>
              <w:rPr>
                <w:rFonts w:ascii="Calibri" w:eastAsia="Calibri" w:hAnsi="Calibri" w:cs="Calibri"/>
                <w:color w:val="auto"/>
                <w:sz w:val="22"/>
                <w:szCs w:val="22"/>
              </w:rPr>
            </w:pPr>
            <w:r w:rsidRPr="0528ACD1">
              <w:rPr>
                <w:rFonts w:ascii="Calibri" w:eastAsia="Calibri" w:hAnsi="Calibri" w:cs="Calibri"/>
                <w:color w:val="auto"/>
                <w:sz w:val="22"/>
                <w:szCs w:val="22"/>
              </w:rPr>
              <w:t>5. Payment Card Industry Data Security Standard (PCI DSS)</w:t>
            </w:r>
          </w:p>
          <w:p w14:paraId="5A161A34" w14:textId="77777777" w:rsidR="00495681" w:rsidRDefault="00495681" w:rsidP="31D62E29">
            <w:pPr>
              <w:pStyle w:val="ListParagraph"/>
              <w:numPr>
                <w:ilvl w:val="0"/>
                <w:numId w:val="24"/>
              </w:numPr>
              <w:spacing w:before="240" w:after="240"/>
              <w:rPr>
                <w:rFonts w:ascii="Calibri" w:eastAsia="Calibri" w:hAnsi="Calibri" w:cs="Calibri"/>
              </w:rPr>
            </w:pPr>
            <w:r w:rsidRPr="2A718DBD">
              <w:rPr>
                <w:rFonts w:ascii="Calibri" w:eastAsia="Calibri" w:hAnsi="Calibri" w:cs="Calibri"/>
              </w:rPr>
              <w:t>Applies if your business handles or stores credit/debit card data directly.</w:t>
            </w:r>
          </w:p>
          <w:p w14:paraId="1CF824F8" w14:textId="77777777" w:rsidR="00495681" w:rsidRDefault="00495681" w:rsidP="31D62E29">
            <w:pPr>
              <w:pStyle w:val="ListParagraph"/>
              <w:numPr>
                <w:ilvl w:val="0"/>
                <w:numId w:val="24"/>
              </w:numPr>
              <w:spacing w:before="240" w:after="240"/>
              <w:rPr>
                <w:rFonts w:ascii="Calibri" w:eastAsia="Calibri" w:hAnsi="Calibri" w:cs="Calibri"/>
              </w:rPr>
            </w:pPr>
            <w:r w:rsidRPr="490B24B2">
              <w:rPr>
                <w:rFonts w:ascii="Calibri" w:eastAsia="Calibri" w:hAnsi="Calibri" w:cs="Calibri"/>
              </w:rPr>
              <w:t>Comply</w:t>
            </w:r>
            <w:r w:rsidRPr="2A718DBD">
              <w:rPr>
                <w:rFonts w:ascii="Calibri" w:eastAsia="Calibri" w:hAnsi="Calibri" w:cs="Calibri"/>
              </w:rPr>
              <w:t xml:space="preserve"> with card security standards (e.g., data encryption).</w:t>
            </w:r>
          </w:p>
          <w:p w14:paraId="76AEFD08" w14:textId="77777777" w:rsidR="00495681" w:rsidRDefault="00495681" w:rsidP="31D62E29">
            <w:pPr>
              <w:pStyle w:val="ListParagraph"/>
              <w:numPr>
                <w:ilvl w:val="0"/>
                <w:numId w:val="24"/>
              </w:numPr>
              <w:spacing w:before="240" w:after="240"/>
              <w:rPr>
                <w:rFonts w:ascii="Calibri" w:eastAsia="Calibri" w:hAnsi="Calibri" w:cs="Calibri"/>
              </w:rPr>
            </w:pPr>
            <w:r w:rsidRPr="2CCA947D">
              <w:t xml:space="preserve"> </w:t>
            </w:r>
            <w:r>
              <w:t>If</w:t>
            </w:r>
            <w:ins w:id="9" w:author="ONG JUN RONG" w:date="2025-10-30T06:33:00Z">
              <w:r>
                <w:t xml:space="preserve"> </w:t>
              </w:r>
            </w:ins>
            <w:r>
              <w:t>use</w:t>
            </w:r>
            <w:r w:rsidRPr="2CCA947D">
              <w:t xml:space="preserve"> trusted third-party payment gateways such as Stripe, PayPal, </w:t>
            </w:r>
            <w:proofErr w:type="spellStart"/>
            <w:r w:rsidRPr="2CCA947D">
              <w:t>PayNow</w:t>
            </w:r>
            <w:proofErr w:type="spellEnd"/>
            <w:r w:rsidRPr="2CCA947D">
              <w:t xml:space="preserve">, or Shopify Payments, they are already PCI DSS compliant and handle all payment security requirements on </w:t>
            </w:r>
            <w:r>
              <w:t>our</w:t>
            </w:r>
            <w:r w:rsidDel="751199E6">
              <w:t xml:space="preserve"> behalf</w:t>
            </w:r>
            <w:r w:rsidRPr="2CCA947D">
              <w:t>.</w:t>
            </w:r>
          </w:p>
          <w:p w14:paraId="322E0BED" w14:textId="77777777" w:rsidR="00495681" w:rsidRDefault="00495681" w:rsidP="00495681">
            <w:pPr>
              <w:pStyle w:val="Heading3"/>
              <w:spacing w:before="281" w:after="281"/>
              <w:rPr>
                <w:rFonts w:ascii="Calibri" w:eastAsia="Calibri" w:hAnsi="Calibri" w:cs="Calibri"/>
                <w:color w:val="auto"/>
                <w:sz w:val="22"/>
                <w:szCs w:val="22"/>
              </w:rPr>
            </w:pPr>
            <w:r w:rsidRPr="0528ACD1">
              <w:rPr>
                <w:rFonts w:ascii="Calibri" w:eastAsia="Calibri" w:hAnsi="Calibri" w:cs="Calibri"/>
                <w:color w:val="auto"/>
                <w:sz w:val="22"/>
                <w:szCs w:val="22"/>
              </w:rPr>
              <w:t>6. Intellectual Property (IP) Laws &amp; Trademarks Act</w:t>
            </w:r>
          </w:p>
          <w:p w14:paraId="7C7A866C" w14:textId="3C8F8F23" w:rsidR="00495681" w:rsidRDefault="1EC948CD" w:rsidP="31D62E29">
            <w:pPr>
              <w:pStyle w:val="ListParagraph"/>
              <w:numPr>
                <w:ilvl w:val="0"/>
                <w:numId w:val="23"/>
              </w:numPr>
              <w:spacing w:before="240" w:after="240"/>
            </w:pPr>
            <w:r w:rsidRPr="31D62E29">
              <w:t>Must only sell genuine branded perfumes as counterfeit or imitation products are illegal.</w:t>
            </w:r>
          </w:p>
          <w:p w14:paraId="4A8461A7" w14:textId="244DE9C8" w:rsidR="00495681" w:rsidRDefault="1EC948CD" w:rsidP="31D62E29">
            <w:pPr>
              <w:pStyle w:val="ListParagraph"/>
              <w:numPr>
                <w:ilvl w:val="0"/>
                <w:numId w:val="23"/>
              </w:numPr>
              <w:spacing w:before="240" w:after="240"/>
            </w:pPr>
            <w:r w:rsidRPr="31D62E29">
              <w:t>Cannot use a brand’s logo or name without permission in your own marketing or packaging.</w:t>
            </w:r>
          </w:p>
          <w:p w14:paraId="425F1E0F" w14:textId="5A41B55B" w:rsidR="00495681" w:rsidRDefault="00495681" w:rsidP="31D62E29">
            <w:pPr>
              <w:pStyle w:val="Heading3"/>
              <w:spacing w:before="240" w:after="240"/>
              <w:rPr>
                <w:rFonts w:ascii="Calibri" w:eastAsia="Calibri" w:hAnsi="Calibri" w:cs="Calibri"/>
                <w:color w:val="auto"/>
                <w:sz w:val="22"/>
                <w:szCs w:val="22"/>
              </w:rPr>
            </w:pPr>
            <w:r w:rsidRPr="0528ACD1">
              <w:rPr>
                <w:rFonts w:ascii="Calibri" w:eastAsia="Calibri" w:hAnsi="Calibri" w:cs="Calibri"/>
                <w:color w:val="auto"/>
                <w:sz w:val="22"/>
                <w:szCs w:val="22"/>
              </w:rPr>
              <w:t>7. Advertising Standards Authority of Singapore (ASAS) Guidelines</w:t>
            </w:r>
          </w:p>
          <w:p w14:paraId="531937CA" w14:textId="284516D0" w:rsidR="4AE3B16A" w:rsidRDefault="4AE3B16A" w:rsidP="31D62E29">
            <w:pPr>
              <w:pStyle w:val="ListParagraph"/>
              <w:numPr>
                <w:ilvl w:val="0"/>
                <w:numId w:val="22"/>
              </w:numPr>
              <w:spacing w:before="240" w:after="240"/>
            </w:pPr>
            <w:r w:rsidRPr="31D62E29">
              <w:t>Ads must be truthful, not misleading, and avoid false claims like “clinically proven” or “100% natural” unless supported by evidence.</w:t>
            </w:r>
          </w:p>
          <w:p w14:paraId="684BEBDE" w14:textId="6178A1CC" w:rsidR="00495681" w:rsidRDefault="00495681" w:rsidP="06B856F4">
            <w:pPr>
              <w:spacing w:before="240" w:after="240"/>
              <w:rPr>
                <w:rFonts w:ascii="Calibri" w:eastAsia="Calibri" w:hAnsi="Calibri" w:cs="Calibri"/>
              </w:rPr>
            </w:pPr>
            <w:r w:rsidRPr="06B856F4">
              <w:rPr>
                <w:rFonts w:ascii="Calibri" w:eastAsia="Calibri" w:hAnsi="Calibri" w:cs="Calibri"/>
              </w:rPr>
              <w:t>8. Employment Act (if you hire staff)</w:t>
            </w:r>
          </w:p>
          <w:p w14:paraId="4972A0D9" w14:textId="3487D627" w:rsidR="00495681" w:rsidRDefault="4A853E6F" w:rsidP="31D62E29">
            <w:pPr>
              <w:pStyle w:val="ListParagraph"/>
              <w:numPr>
                <w:ilvl w:val="0"/>
                <w:numId w:val="21"/>
              </w:numPr>
              <w:spacing w:before="240" w:after="240"/>
              <w:rPr>
                <w:rFonts w:ascii="Calibri" w:eastAsia="Calibri" w:hAnsi="Calibri" w:cs="Calibri"/>
              </w:rPr>
            </w:pPr>
            <w:r w:rsidRPr="39B8B4EA">
              <w:rPr>
                <w:rFonts w:ascii="Calibri" w:eastAsia="Calibri" w:hAnsi="Calibri" w:cs="Calibri"/>
              </w:rPr>
              <w:t>Covers</w:t>
            </w:r>
            <w:r w:rsidRPr="36C814D1">
              <w:rPr>
                <w:rFonts w:ascii="Calibri" w:eastAsia="Calibri" w:hAnsi="Calibri" w:cs="Calibri"/>
              </w:rPr>
              <w:t xml:space="preserve"> basic employment terms such as working hours, salary, and rest days.</w:t>
            </w:r>
          </w:p>
          <w:p w14:paraId="4D73A346" w14:textId="723568A8" w:rsidR="00495681" w:rsidRPr="002E7CF5" w:rsidRDefault="4A853E6F" w:rsidP="31D62E29">
            <w:pPr>
              <w:pStyle w:val="ListParagraph"/>
              <w:numPr>
                <w:ilvl w:val="0"/>
                <w:numId w:val="21"/>
              </w:numPr>
              <w:spacing w:before="240" w:after="240"/>
              <w:rPr>
                <w:rFonts w:ascii="Calibri" w:eastAsia="Calibri" w:hAnsi="Calibri" w:cs="Calibri"/>
              </w:rPr>
            </w:pPr>
            <w:r w:rsidRPr="36C814D1">
              <w:rPr>
                <w:rFonts w:ascii="Calibri" w:eastAsia="Calibri" w:hAnsi="Calibri" w:cs="Calibri"/>
              </w:rPr>
              <w:t>Provide proper employment contracts if you have sales staff or warehouse workers</w:t>
            </w:r>
          </w:p>
          <w:p w14:paraId="4A31F406" w14:textId="6CB44193" w:rsidR="00495681" w:rsidRDefault="00495681" w:rsidP="31D62E29">
            <w:pPr>
              <w:spacing w:before="240" w:after="240"/>
              <w:rPr>
                <w:rFonts w:ascii="Calibri" w:eastAsia="Calibri" w:hAnsi="Calibri" w:cs="Calibri"/>
              </w:rPr>
            </w:pPr>
            <w:r w:rsidRPr="31D62E29">
              <w:rPr>
                <w:rFonts w:ascii="Calibri" w:eastAsia="Calibri" w:hAnsi="Calibri" w:cs="Calibri"/>
              </w:rPr>
              <w:t>9. Goods and Services Tax (GST)</w:t>
            </w:r>
          </w:p>
          <w:p w14:paraId="796B6584" w14:textId="704D11AA" w:rsidR="00495681" w:rsidRDefault="00495681" w:rsidP="31D62E29">
            <w:pPr>
              <w:pStyle w:val="ListParagraph"/>
              <w:numPr>
                <w:ilvl w:val="0"/>
                <w:numId w:val="20"/>
              </w:numPr>
              <w:spacing w:before="240" w:after="240"/>
              <w:rPr>
                <w:rFonts w:ascii="Calibri" w:eastAsia="Calibri" w:hAnsi="Calibri" w:cs="Calibri"/>
              </w:rPr>
            </w:pPr>
            <w:r w:rsidRPr="2A718DBD">
              <w:rPr>
                <w:rFonts w:ascii="Calibri" w:eastAsia="Calibri" w:hAnsi="Calibri" w:cs="Calibri"/>
              </w:rPr>
              <w:lastRenderedPageBreak/>
              <w:t>If annual revenue exceeds SGD 1 million, must register for GST with IRAS.</w:t>
            </w:r>
          </w:p>
          <w:p w14:paraId="282262E7" w14:textId="77777777" w:rsidR="00495681" w:rsidRDefault="00495681" w:rsidP="31D62E29">
            <w:pPr>
              <w:pStyle w:val="ListParagraph"/>
              <w:numPr>
                <w:ilvl w:val="0"/>
                <w:numId w:val="20"/>
              </w:numPr>
              <w:spacing w:before="240" w:after="240"/>
              <w:rPr>
                <w:rFonts w:ascii="Calibri" w:eastAsia="Calibri" w:hAnsi="Calibri" w:cs="Calibri"/>
              </w:rPr>
            </w:pPr>
            <w:r w:rsidRPr="2A718DBD">
              <w:rPr>
                <w:rFonts w:ascii="Calibri" w:eastAsia="Calibri" w:hAnsi="Calibri" w:cs="Calibri"/>
              </w:rPr>
              <w:t>Display prices inclusive of GST and file returns on time.</w:t>
            </w:r>
          </w:p>
          <w:p w14:paraId="4A390BC3" w14:textId="77777777" w:rsidR="00495681" w:rsidRPr="000379E0" w:rsidRDefault="00495681" w:rsidP="00495681">
            <w:pPr>
              <w:spacing w:before="240" w:after="240"/>
              <w:rPr>
                <w:rFonts w:ascii="Calibri" w:eastAsia="Calibri" w:hAnsi="Calibri" w:cs="Calibri"/>
              </w:rPr>
            </w:pPr>
            <w:r w:rsidRPr="17AC48B3">
              <w:rPr>
                <w:rFonts w:ascii="Calibri" w:eastAsia="Calibri" w:hAnsi="Calibri" w:cs="Calibri"/>
              </w:rPr>
              <w:t>10. Singapore Chemical and Cosmetics Regulations (under HSA)</w:t>
            </w:r>
          </w:p>
          <w:p w14:paraId="09851B80" w14:textId="77777777" w:rsidR="00495681" w:rsidRPr="000379E0" w:rsidRDefault="00495681" w:rsidP="31D62E29">
            <w:pPr>
              <w:pStyle w:val="ListParagraph"/>
              <w:numPr>
                <w:ilvl w:val="0"/>
                <w:numId w:val="19"/>
              </w:numPr>
              <w:spacing w:before="240" w:after="240"/>
              <w:rPr>
                <w:rFonts w:ascii="Calibri" w:eastAsia="Calibri" w:hAnsi="Calibri" w:cs="Calibri"/>
              </w:rPr>
            </w:pPr>
            <w:r w:rsidRPr="000379E0">
              <w:rPr>
                <w:rFonts w:ascii="Calibri" w:eastAsia="Calibri" w:hAnsi="Calibri" w:cs="Calibri"/>
              </w:rPr>
              <w:t xml:space="preserve">Perfumes are classified as </w:t>
            </w:r>
            <w:r w:rsidRPr="17AC48B3">
              <w:rPr>
                <w:rFonts w:ascii="Calibri" w:eastAsia="Calibri" w:hAnsi="Calibri" w:cs="Calibri"/>
              </w:rPr>
              <w:t>cosmetic products</w:t>
            </w:r>
            <w:r w:rsidRPr="000379E0">
              <w:rPr>
                <w:rFonts w:ascii="Calibri" w:eastAsia="Calibri" w:hAnsi="Calibri" w:cs="Calibri"/>
              </w:rPr>
              <w:t xml:space="preserve"> under the </w:t>
            </w:r>
            <w:r w:rsidRPr="17AC48B3">
              <w:rPr>
                <w:rFonts w:ascii="Calibri" w:eastAsia="Calibri" w:hAnsi="Calibri" w:cs="Calibri"/>
              </w:rPr>
              <w:t>Health Sciences Authority (HSA)</w:t>
            </w:r>
            <w:r w:rsidRPr="000379E0">
              <w:rPr>
                <w:rFonts w:ascii="Calibri" w:eastAsia="Calibri" w:hAnsi="Calibri" w:cs="Calibri"/>
              </w:rPr>
              <w:t>.</w:t>
            </w:r>
          </w:p>
          <w:p w14:paraId="527CA0F1" w14:textId="77777777" w:rsidR="00495681" w:rsidRDefault="00495681" w:rsidP="31D62E29">
            <w:pPr>
              <w:pStyle w:val="ListParagraph"/>
              <w:numPr>
                <w:ilvl w:val="0"/>
                <w:numId w:val="19"/>
              </w:numPr>
              <w:spacing w:before="240" w:after="240"/>
              <w:rPr>
                <w:rFonts w:ascii="Calibri" w:eastAsia="Calibri" w:hAnsi="Calibri" w:cs="Calibri"/>
              </w:rPr>
            </w:pPr>
            <w:r w:rsidRPr="000379E0">
              <w:rPr>
                <w:rFonts w:ascii="Calibri" w:eastAsia="Calibri" w:hAnsi="Calibri" w:cs="Calibri"/>
              </w:rPr>
              <w:t xml:space="preserve">Ensure the perfume ingredients are safe and compliant with </w:t>
            </w:r>
            <w:r w:rsidRPr="17AC48B3">
              <w:rPr>
                <w:rFonts w:ascii="Calibri" w:eastAsia="Calibri" w:hAnsi="Calibri" w:cs="Calibri"/>
              </w:rPr>
              <w:t>ASEAN Cosmetic Directive (ACD)</w:t>
            </w:r>
            <w:r w:rsidRPr="000379E0">
              <w:rPr>
                <w:rFonts w:ascii="Calibri" w:eastAsia="Calibri" w:hAnsi="Calibri" w:cs="Calibri"/>
              </w:rPr>
              <w:t>.</w:t>
            </w:r>
          </w:p>
          <w:p w14:paraId="1237142C" w14:textId="77777777" w:rsidR="00495681" w:rsidRPr="000379E0" w:rsidRDefault="00495681" w:rsidP="31D62E29">
            <w:pPr>
              <w:pStyle w:val="ListParagraph"/>
              <w:numPr>
                <w:ilvl w:val="0"/>
                <w:numId w:val="19"/>
              </w:numPr>
              <w:spacing w:before="240" w:after="240"/>
              <w:rPr>
                <w:rFonts w:ascii="Calibri" w:eastAsia="Calibri" w:hAnsi="Calibri" w:cs="Calibri"/>
              </w:rPr>
            </w:pPr>
            <w:r w:rsidRPr="000379E0">
              <w:rPr>
                <w:rFonts w:ascii="Calibri" w:eastAsia="Calibri" w:hAnsi="Calibri" w:cs="Calibri"/>
              </w:rPr>
              <w:t>Notify HSA before placing the product on the market.</w:t>
            </w:r>
          </w:p>
          <w:p w14:paraId="3EA59508" w14:textId="294E0946" w:rsidR="00495681" w:rsidRDefault="00495681" w:rsidP="31D62E29">
            <w:pPr>
              <w:pStyle w:val="ListParagraph"/>
              <w:numPr>
                <w:ilvl w:val="0"/>
                <w:numId w:val="19"/>
              </w:numPr>
              <w:spacing w:before="240" w:after="240"/>
              <w:rPr>
                <w:rFonts w:ascii="Calibri" w:eastAsia="Calibri" w:hAnsi="Calibri" w:cs="Calibri"/>
              </w:rPr>
            </w:pPr>
            <w:r w:rsidRPr="000379E0">
              <w:rPr>
                <w:rFonts w:ascii="Calibri" w:eastAsia="Calibri" w:hAnsi="Calibri" w:cs="Calibri"/>
              </w:rPr>
              <w:t xml:space="preserve">Follow </w:t>
            </w:r>
            <w:r w:rsidR="007810D3" w:rsidRPr="31D62E29">
              <w:rPr>
                <w:rFonts w:ascii="Calibri" w:eastAsia="Calibri" w:hAnsi="Calibri" w:cs="Calibri"/>
              </w:rPr>
              <w:t>labelling</w:t>
            </w:r>
            <w:r w:rsidRPr="000379E0">
              <w:rPr>
                <w:rFonts w:ascii="Calibri" w:eastAsia="Calibri" w:hAnsi="Calibri" w:cs="Calibri"/>
              </w:rPr>
              <w:t xml:space="preserve"> rules (product name, batch number, country of manufacture, ingredients, and company details).</w:t>
            </w:r>
          </w:p>
        </w:tc>
      </w:tr>
    </w:tbl>
    <w:p w14:paraId="1D9540B3" w14:textId="05565A43" w:rsidR="000C017A" w:rsidRDefault="000C017A"/>
    <w:p w14:paraId="270F5517" w14:textId="3B6BE02E" w:rsidR="0023302C" w:rsidRPr="0023302C" w:rsidRDefault="0023302C" w:rsidP="0023302C">
      <w:r w:rsidRPr="0023302C">
        <w:t>How will your solution address these requirements?</w:t>
      </w:r>
      <w:r w:rsidRPr="0023302C">
        <w:br/>
      </w:r>
      <w:r w:rsidRPr="0023302C">
        <w:rPr>
          <w:i/>
          <w:iCs/>
        </w:rPr>
        <w:t>(Summarize your approach to compliance.)</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23302C" w14:paraId="4093E6F1" w14:textId="77777777" w:rsidTr="00E83247">
        <w:tc>
          <w:tcPr>
            <w:tcW w:w="9736" w:type="dxa"/>
          </w:tcPr>
          <w:p w14:paraId="4955CB0A" w14:textId="45A06383" w:rsidR="00D96A8D" w:rsidRDefault="001D2516" w:rsidP="0023302C">
            <w:r>
              <w:t xml:space="preserve">Our </w:t>
            </w:r>
            <w:r w:rsidR="002505B6">
              <w:t>perfume</w:t>
            </w:r>
            <w:r w:rsidR="00021A58">
              <w:t xml:space="preserve"> e-commerce platform ensures full compliance with </w:t>
            </w:r>
            <w:r w:rsidR="00BF1CD0">
              <w:t>Singa</w:t>
            </w:r>
            <w:ins w:id="10" w:author="NUR AISYAH BINTI SA'ARI" w:date="2025-10-30T14:32:00Z" w16du:dateUtc="2025-10-30T06:32:00Z">
              <w:r w:rsidR="005C0D10">
                <w:t>pore</w:t>
              </w:r>
            </w:ins>
            <w:r w:rsidR="00E50A1D">
              <w:t xml:space="preserve">’s e-commerce </w:t>
            </w:r>
            <w:r w:rsidR="009702CC">
              <w:t xml:space="preserve">and </w:t>
            </w:r>
            <w:r w:rsidR="007A66AA">
              <w:t>cosmetics</w:t>
            </w:r>
            <w:r w:rsidR="00162988">
              <w:t xml:space="preserve"> </w:t>
            </w:r>
            <w:r w:rsidR="009702CC">
              <w:t>regulations</w:t>
            </w:r>
            <w:r w:rsidR="001D7640">
              <w:t>.</w:t>
            </w:r>
            <w:r w:rsidR="007A66AA">
              <w:t xml:space="preserve"> </w:t>
            </w:r>
            <w:r w:rsidR="009702CC">
              <w:t xml:space="preserve">We will follow the Consumer </w:t>
            </w:r>
            <w:r w:rsidR="004C6E52">
              <w:t xml:space="preserve">Protection and Sale of Goods Acts by providing </w:t>
            </w:r>
            <w:r w:rsidR="0074608C">
              <w:t>accurate product</w:t>
            </w:r>
            <w:r w:rsidR="005333CC">
              <w:t xml:space="preserve"> descriptions</w:t>
            </w:r>
            <w:r w:rsidR="00BB05A1">
              <w:t>, safe ingredients</w:t>
            </w:r>
            <w:r w:rsidR="00107FA1">
              <w:t xml:space="preserve"> and fair refund </w:t>
            </w:r>
            <w:r w:rsidR="003965D3">
              <w:t xml:space="preserve">policies. </w:t>
            </w:r>
            <w:r w:rsidR="007A66AA">
              <w:t xml:space="preserve">All perfumes </w:t>
            </w:r>
            <w:r w:rsidR="00A57DD9">
              <w:t xml:space="preserve">are </w:t>
            </w:r>
            <w:r w:rsidR="00157A78">
              <w:t>m</w:t>
            </w:r>
            <w:r w:rsidR="004E0E13">
              <w:t xml:space="preserve">anufactured </w:t>
            </w:r>
            <w:r w:rsidR="007903D5">
              <w:t xml:space="preserve">following </w:t>
            </w:r>
            <w:r w:rsidR="00F92B29">
              <w:t>health and safety guidelines.</w:t>
            </w:r>
            <w:r w:rsidR="00A615BA">
              <w:t xml:space="preserve"> </w:t>
            </w:r>
            <w:r w:rsidR="009554FF">
              <w:t xml:space="preserve">All personal data collected will be handled securely according to PDPA rules and transactions will be </w:t>
            </w:r>
            <w:r w:rsidR="00AC4A29">
              <w:t xml:space="preserve">processed </w:t>
            </w:r>
            <w:r w:rsidR="00914F90">
              <w:t xml:space="preserve">through trusted </w:t>
            </w:r>
            <w:r w:rsidR="00E83247">
              <w:t>payment gateways that meet PCI DSS standards</w:t>
            </w:r>
            <w:r w:rsidR="007810D3">
              <w:t>. We</w:t>
            </w:r>
            <w:r w:rsidR="007810D3" w:rsidRPr="007810D3">
              <w:t xml:space="preserve"> will also comply with HSA cosmetic regulations by using approved ingredients, proper labelling, and notifying HSA before selling. All online content and advertisements will follow ASAS guidelines, ensuring our marketing is truthful and ethical.</w:t>
            </w:r>
          </w:p>
          <w:p w14:paraId="4AD09FEB" w14:textId="77777777" w:rsidR="00D96A8D" w:rsidRDefault="00D96A8D" w:rsidP="0023302C"/>
        </w:tc>
      </w:tr>
    </w:tbl>
    <w:p w14:paraId="615A843D" w14:textId="77777777" w:rsidR="00251F75" w:rsidRDefault="00251F75" w:rsidP="00251F75"/>
    <w:p w14:paraId="21144D8C" w14:textId="0F283956" w:rsidR="00251F75" w:rsidRPr="0023302C" w:rsidRDefault="00251F75" w:rsidP="00251F75">
      <w:pPr>
        <w:rPr>
          <w:b/>
          <w:bCs/>
        </w:rPr>
      </w:pPr>
      <w:r w:rsidRPr="008A1280">
        <w:rPr>
          <w:highlight w:val="yellow"/>
        </w:rPr>
        <w:t xml:space="preserve">Update the section on </w:t>
      </w:r>
      <w:r w:rsidRPr="008A1280">
        <w:rPr>
          <w:b/>
          <w:bCs/>
          <w:highlight w:val="yellow"/>
        </w:rPr>
        <w:t>Project Overview</w:t>
      </w:r>
      <w:r w:rsidRPr="008A1280">
        <w:rPr>
          <w:highlight w:val="yellow"/>
        </w:rPr>
        <w:t xml:space="preserve"> in </w:t>
      </w:r>
      <w:r w:rsidRPr="008A1280">
        <w:rPr>
          <w:b/>
          <w:bCs/>
          <w:highlight w:val="yellow"/>
        </w:rPr>
        <w:t>C372 Graded Assignment Project Report - Team X.docx</w:t>
      </w:r>
    </w:p>
    <w:p w14:paraId="067AF272" w14:textId="77777777" w:rsidR="008A1280" w:rsidRDefault="008A1280">
      <w:pPr>
        <w:rPr>
          <w:rFonts w:eastAsiaTheme="majorEastAsia" w:cstheme="minorHAnsi"/>
          <w:b/>
          <w:sz w:val="32"/>
          <w:szCs w:val="32"/>
          <w:lang w:val="en-US"/>
        </w:rPr>
      </w:pPr>
      <w:r>
        <w:br w:type="page"/>
      </w:r>
    </w:p>
    <w:p w14:paraId="1B903E2A" w14:textId="783AE548" w:rsidR="0023302C" w:rsidRDefault="0023302C" w:rsidP="0023302C">
      <w:pPr>
        <w:pStyle w:val="WSHeadings"/>
      </w:pPr>
      <w:r w:rsidRPr="005068F3">
        <w:lastRenderedPageBreak/>
        <w:t xml:space="preserve">Section </w:t>
      </w:r>
      <w:r>
        <w:t>C</w:t>
      </w:r>
      <w:r w:rsidRPr="005068F3">
        <w:t xml:space="preserve"> – </w:t>
      </w:r>
      <w:r w:rsidR="00F62FA7">
        <w:rPr>
          <w:lang w:val="en-SG"/>
        </w:rPr>
        <w:t>System Design</w:t>
      </w:r>
    </w:p>
    <w:p w14:paraId="3695A43F" w14:textId="16FF728A" w:rsidR="00F62FA7" w:rsidRPr="00F62FA7" w:rsidRDefault="00F62FA7" w:rsidP="0023302C">
      <w:pPr>
        <w:spacing w:after="0"/>
        <w:rPr>
          <w:b/>
          <w:bCs/>
        </w:rPr>
      </w:pPr>
      <w:r w:rsidRPr="00F62FA7">
        <w:rPr>
          <w:b/>
          <w:bCs/>
        </w:rPr>
        <w:t>Use Cases</w:t>
      </w:r>
    </w:p>
    <w:p w14:paraId="736CB607" w14:textId="34F6C317" w:rsidR="00F62FA7" w:rsidRDefault="00F62FA7" w:rsidP="0023302C">
      <w:pPr>
        <w:spacing w:after="0"/>
      </w:pPr>
      <w:r w:rsidRPr="00F62FA7">
        <w:t>Use draw.io or an equivalent tool to create a diagram illustrating the actors and use cases for your project.</w:t>
      </w:r>
    </w:p>
    <w:p w14:paraId="1D99149D" w14:textId="0373B2A5" w:rsidR="00F02411" w:rsidRPr="00F02411" w:rsidRDefault="00F02411" w:rsidP="00F02411">
      <w:pPr>
        <w:rPr>
          <w:i/>
          <w:iCs/>
        </w:rPr>
      </w:pPr>
      <w:r w:rsidRPr="00F02411">
        <w:rPr>
          <w:i/>
          <w:iCs/>
        </w:rPr>
        <w:t xml:space="preserve">(Remember to refer to </w:t>
      </w:r>
      <w:r w:rsidRPr="00F02411">
        <w:rPr>
          <w:b/>
          <w:bCs/>
          <w:i/>
          <w:iCs/>
        </w:rPr>
        <w:t>C372 Graded Assignment.pdf</w:t>
      </w:r>
      <w:r w:rsidRPr="00F02411">
        <w:rPr>
          <w:i/>
          <w:iCs/>
        </w:rPr>
        <w:t>)</w:t>
      </w:r>
    </w:p>
    <w:tbl>
      <w:tblPr>
        <w:tblStyle w:val="TableGrid"/>
        <w:tblW w:w="0" w:type="auto"/>
        <w:tblInd w:w="0" w:type="dxa"/>
        <w:tblLook w:val="04A0" w:firstRow="1" w:lastRow="0" w:firstColumn="1" w:lastColumn="0" w:noHBand="0" w:noVBand="1"/>
      </w:tblPr>
      <w:tblGrid>
        <w:gridCol w:w="9736"/>
      </w:tblGrid>
      <w:tr w:rsidR="00F62FA7" w14:paraId="3561A813" w14:textId="77777777" w:rsidTr="00F62FA7">
        <w:tc>
          <w:tcPr>
            <w:tcW w:w="9736" w:type="dxa"/>
          </w:tcPr>
          <w:p w14:paraId="718FD169" w14:textId="28326ACF" w:rsidR="00F62FA7" w:rsidRDefault="00F62FA7" w:rsidP="0023302C"/>
        </w:tc>
      </w:tr>
    </w:tbl>
    <w:p w14:paraId="302F6572" w14:textId="70E37DC1" w:rsidR="00F62FA7" w:rsidRDefault="05BD14EC" w:rsidP="0023302C">
      <w:pPr>
        <w:spacing w:after="0"/>
      </w:pPr>
      <w:r>
        <w:rPr>
          <w:noProof/>
        </w:rPr>
        <w:drawing>
          <wp:inline distT="0" distB="0" distL="0" distR="0" wp14:anchorId="12D886FF" wp14:editId="149C9EBC">
            <wp:extent cx="3033023" cy="4968670"/>
            <wp:effectExtent l="0" t="0" r="0" b="0"/>
            <wp:docPr id="191653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318" name=""/>
                    <pic:cNvPicPr/>
                  </pic:nvPicPr>
                  <pic:blipFill>
                    <a:blip r:embed="rId11">
                      <a:extLst>
                        <a:ext uri="{28A0092B-C50C-407E-A947-70E740481C1C}">
                          <a14:useLocalDpi xmlns:a14="http://schemas.microsoft.com/office/drawing/2010/main" val="0"/>
                        </a:ext>
                      </a:extLst>
                    </a:blip>
                    <a:stretch>
                      <a:fillRect/>
                    </a:stretch>
                  </pic:blipFill>
                  <pic:spPr>
                    <a:xfrm>
                      <a:off x="0" y="0"/>
                      <a:ext cx="3033023" cy="4968670"/>
                    </a:xfrm>
                    <a:prstGeom prst="rect">
                      <a:avLst/>
                    </a:prstGeom>
                  </pic:spPr>
                </pic:pic>
              </a:graphicData>
            </a:graphic>
          </wp:inline>
        </w:drawing>
      </w:r>
    </w:p>
    <w:p w14:paraId="684576BA" w14:textId="77777777" w:rsidR="00F62FA7" w:rsidRDefault="00F62FA7" w:rsidP="0023302C">
      <w:pPr>
        <w:spacing w:after="0"/>
        <w:rPr>
          <w:b/>
          <w:bCs/>
        </w:rPr>
      </w:pPr>
    </w:p>
    <w:p w14:paraId="1A6E78D1" w14:textId="04E30500" w:rsidR="00F62FA7" w:rsidRPr="00F62FA7" w:rsidRDefault="00F62FA7" w:rsidP="006B4C22">
      <w:pPr>
        <w:spacing w:after="0"/>
        <w:rPr>
          <w:b/>
          <w:bCs/>
        </w:rPr>
      </w:pPr>
      <w:r w:rsidRPr="00F62FA7">
        <w:rPr>
          <w:b/>
          <w:bCs/>
        </w:rPr>
        <w:t xml:space="preserve">Entity Relationship </w:t>
      </w:r>
      <w:proofErr w:type="gramStart"/>
      <w:r w:rsidRPr="00F62FA7">
        <w:rPr>
          <w:b/>
          <w:bCs/>
        </w:rPr>
        <w:t>Diagram(</w:t>
      </w:r>
      <w:proofErr w:type="gramEnd"/>
      <w:r w:rsidRPr="00F62FA7">
        <w:rPr>
          <w:b/>
          <w:bCs/>
        </w:rPr>
        <w:t>ERD)</w:t>
      </w:r>
    </w:p>
    <w:p w14:paraId="62EC0E57" w14:textId="78FCDFF4" w:rsidR="00F62FA7" w:rsidRDefault="00F62FA7" w:rsidP="006B4C22">
      <w:pPr>
        <w:spacing w:after="0"/>
      </w:pPr>
      <w:r w:rsidRPr="00F62FA7">
        <w:t>Identify the table</w:t>
      </w:r>
      <w:r>
        <w:t>(</w:t>
      </w:r>
      <w:r w:rsidRPr="00F62FA7">
        <w:t>s</w:t>
      </w:r>
      <w:r>
        <w:t>)</w:t>
      </w:r>
      <w:r w:rsidRPr="00F62FA7">
        <w:t xml:space="preserve"> and fields required for your project.</w:t>
      </w:r>
    </w:p>
    <w:p w14:paraId="59B94F43" w14:textId="77777777" w:rsidR="00F62FA7" w:rsidRDefault="00F62FA7" w:rsidP="006B4C22">
      <w:pPr>
        <w:spacing w:after="0"/>
      </w:pPr>
    </w:p>
    <w:p w14:paraId="4500FBCF" w14:textId="4DD6A925" w:rsidR="00F62FA7" w:rsidRDefault="00F62FA7" w:rsidP="006B4C22">
      <w:pPr>
        <w:spacing w:after="0"/>
      </w:pPr>
      <w:r>
        <w:t>Table name:</w:t>
      </w:r>
      <w:r w:rsidR="0225CA84">
        <w:t xml:space="preserve"> </w:t>
      </w:r>
      <w:r w:rsidR="1CA20447">
        <w:t>users</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tblGrid>
      <w:tr w:rsidR="00F62FA7" w14:paraId="37C2D801" w14:textId="77777777" w:rsidTr="00F36B97">
        <w:tc>
          <w:tcPr>
            <w:tcW w:w="3245" w:type="dxa"/>
          </w:tcPr>
          <w:p w14:paraId="71089695" w14:textId="15580DC6" w:rsidR="00F62FA7" w:rsidRPr="00F62FA7" w:rsidRDefault="00F62FA7" w:rsidP="00F62FA7">
            <w:pPr>
              <w:jc w:val="center"/>
              <w:rPr>
                <w:b/>
                <w:bCs/>
              </w:rPr>
            </w:pPr>
            <w:r w:rsidRPr="00F62FA7">
              <w:rPr>
                <w:b/>
                <w:bCs/>
              </w:rPr>
              <w:t>Field</w:t>
            </w:r>
          </w:p>
        </w:tc>
        <w:tc>
          <w:tcPr>
            <w:tcW w:w="3245" w:type="dxa"/>
          </w:tcPr>
          <w:p w14:paraId="7185BA20" w14:textId="17237FC9" w:rsidR="00F62FA7" w:rsidRPr="00F62FA7" w:rsidRDefault="00F62FA7" w:rsidP="00F62FA7">
            <w:pPr>
              <w:jc w:val="center"/>
              <w:rPr>
                <w:b/>
                <w:bCs/>
              </w:rPr>
            </w:pPr>
            <w:r w:rsidRPr="00F62FA7">
              <w:rPr>
                <w:b/>
                <w:bCs/>
              </w:rPr>
              <w:t>Datatype</w:t>
            </w:r>
          </w:p>
        </w:tc>
      </w:tr>
      <w:tr w:rsidR="00F62FA7" w14:paraId="3A650807" w14:textId="77777777" w:rsidTr="00F36B97">
        <w:tc>
          <w:tcPr>
            <w:tcW w:w="3245" w:type="dxa"/>
          </w:tcPr>
          <w:p w14:paraId="48E56DA3" w14:textId="094D7C38" w:rsidR="00F62FA7" w:rsidRDefault="1672DE56" w:rsidP="00F62FA7">
            <w:pPr>
              <w:jc w:val="center"/>
            </w:pPr>
            <w:r>
              <w:t>name</w:t>
            </w:r>
          </w:p>
        </w:tc>
        <w:tc>
          <w:tcPr>
            <w:tcW w:w="3245" w:type="dxa"/>
          </w:tcPr>
          <w:p w14:paraId="24ABE6CD" w14:textId="43526B04" w:rsidR="00F62FA7" w:rsidRDefault="6D42CF67" w:rsidP="00F62FA7">
            <w:pPr>
              <w:jc w:val="center"/>
            </w:pPr>
            <w:r>
              <w:t>char</w:t>
            </w:r>
          </w:p>
        </w:tc>
      </w:tr>
      <w:tr w:rsidR="00F62FA7" w14:paraId="3E8527B8" w14:textId="77777777" w:rsidTr="00F36B97">
        <w:tc>
          <w:tcPr>
            <w:tcW w:w="3245" w:type="dxa"/>
          </w:tcPr>
          <w:p w14:paraId="50F1BE32" w14:textId="45A52FA1" w:rsidR="00F62FA7" w:rsidRDefault="1672DE56" w:rsidP="00F62FA7">
            <w:pPr>
              <w:jc w:val="center"/>
            </w:pPr>
            <w:r>
              <w:t>qty</w:t>
            </w:r>
          </w:p>
        </w:tc>
        <w:tc>
          <w:tcPr>
            <w:tcW w:w="3245" w:type="dxa"/>
          </w:tcPr>
          <w:p w14:paraId="651A7335" w14:textId="02361D11" w:rsidR="00F62FA7" w:rsidRDefault="1672DE56" w:rsidP="00F62FA7">
            <w:pPr>
              <w:jc w:val="center"/>
            </w:pPr>
            <w:r>
              <w:t>int</w:t>
            </w:r>
          </w:p>
        </w:tc>
      </w:tr>
      <w:tr w:rsidR="00F62FA7" w14:paraId="2A3C7222" w14:textId="77777777" w:rsidTr="00F36B97">
        <w:tc>
          <w:tcPr>
            <w:tcW w:w="3245" w:type="dxa"/>
          </w:tcPr>
          <w:p w14:paraId="15518301" w14:textId="62371A76" w:rsidR="00F62FA7" w:rsidRDefault="1672DE56" w:rsidP="00F62FA7">
            <w:pPr>
              <w:jc w:val="center"/>
            </w:pPr>
            <w:r>
              <w:t>tags</w:t>
            </w:r>
          </w:p>
        </w:tc>
        <w:tc>
          <w:tcPr>
            <w:tcW w:w="3245" w:type="dxa"/>
          </w:tcPr>
          <w:p w14:paraId="731B89F0" w14:textId="542DFCB9" w:rsidR="00F62FA7" w:rsidRDefault="569E4D76" w:rsidP="00F62FA7">
            <w:pPr>
              <w:jc w:val="center"/>
            </w:pPr>
            <w:r>
              <w:t>varchar</w:t>
            </w:r>
          </w:p>
        </w:tc>
      </w:tr>
      <w:tr w:rsidR="00F62FA7" w14:paraId="7E21C49A" w14:textId="77777777" w:rsidTr="00F36B97">
        <w:tc>
          <w:tcPr>
            <w:tcW w:w="3245" w:type="dxa"/>
          </w:tcPr>
          <w:p w14:paraId="6BF33B99" w14:textId="57F22454" w:rsidR="00F62FA7" w:rsidRDefault="1672DE56" w:rsidP="00F62FA7">
            <w:pPr>
              <w:jc w:val="center"/>
            </w:pPr>
            <w:proofErr w:type="spellStart"/>
            <w:r>
              <w:t>img</w:t>
            </w:r>
            <w:proofErr w:type="spellEnd"/>
          </w:p>
        </w:tc>
        <w:tc>
          <w:tcPr>
            <w:tcW w:w="3245" w:type="dxa"/>
          </w:tcPr>
          <w:p w14:paraId="6D4244BB" w14:textId="63540697" w:rsidR="00F62FA7" w:rsidRDefault="1ABEE069" w:rsidP="00F62FA7">
            <w:pPr>
              <w:jc w:val="center"/>
            </w:pPr>
            <w:r>
              <w:t>varchar</w:t>
            </w:r>
          </w:p>
        </w:tc>
      </w:tr>
      <w:tr w:rsidR="00F62FA7" w14:paraId="42168721" w14:textId="77777777" w:rsidTr="00F36B97">
        <w:tc>
          <w:tcPr>
            <w:tcW w:w="3245" w:type="dxa"/>
          </w:tcPr>
          <w:p w14:paraId="48C41F37" w14:textId="57429483" w:rsidR="00F62FA7" w:rsidRDefault="00F62FA7" w:rsidP="00F62FA7">
            <w:pPr>
              <w:jc w:val="center"/>
            </w:pPr>
          </w:p>
          <w:p w14:paraId="70803616" w14:textId="63437611" w:rsidR="00F62FA7" w:rsidRDefault="00F62FA7" w:rsidP="00F62FA7">
            <w:pPr>
              <w:jc w:val="center"/>
            </w:pPr>
          </w:p>
        </w:tc>
        <w:tc>
          <w:tcPr>
            <w:tcW w:w="3245" w:type="dxa"/>
          </w:tcPr>
          <w:p w14:paraId="01A7EACC" w14:textId="77777777" w:rsidR="00F62FA7" w:rsidRDefault="00F62FA7" w:rsidP="00F62FA7">
            <w:pPr>
              <w:jc w:val="center"/>
            </w:pPr>
          </w:p>
        </w:tc>
      </w:tr>
    </w:tbl>
    <w:p w14:paraId="5A5AE07C" w14:textId="464F310C" w:rsidR="036990F1" w:rsidRDefault="036990F1" w:rsidP="036990F1">
      <w:pPr>
        <w:spacing w:after="0"/>
      </w:pPr>
    </w:p>
    <w:p w14:paraId="4EE3B211" w14:textId="04E4DDEF" w:rsidR="206F7B44" w:rsidRDefault="206F7B44" w:rsidP="206F7B44">
      <w:pPr>
        <w:spacing w:after="0"/>
      </w:pPr>
    </w:p>
    <w:p w14:paraId="55606F5C" w14:textId="7E112E1A" w:rsidR="00F62FA7" w:rsidRDefault="1ABEE069" w:rsidP="006B4C22">
      <w:pPr>
        <w:spacing w:after="0"/>
      </w:pPr>
      <w:r>
        <w:t xml:space="preserve">Table name: </w:t>
      </w:r>
      <w:r w:rsidR="7EF3D09A">
        <w:t>users</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tblGrid>
      <w:tr w:rsidR="3B76FE6F" w14:paraId="5A4C2C42" w14:textId="77777777" w:rsidTr="00F36B97">
        <w:trPr>
          <w:trHeight w:val="300"/>
        </w:trPr>
        <w:tc>
          <w:tcPr>
            <w:tcW w:w="3245" w:type="dxa"/>
          </w:tcPr>
          <w:p w14:paraId="5E4B1FA5" w14:textId="15580DC6" w:rsidR="3B76FE6F" w:rsidRDefault="3B76FE6F" w:rsidP="3B76FE6F">
            <w:pPr>
              <w:jc w:val="center"/>
              <w:rPr>
                <w:b/>
                <w:bCs/>
              </w:rPr>
            </w:pPr>
            <w:r w:rsidRPr="3B76FE6F">
              <w:rPr>
                <w:b/>
                <w:bCs/>
              </w:rPr>
              <w:lastRenderedPageBreak/>
              <w:t>Field</w:t>
            </w:r>
          </w:p>
        </w:tc>
        <w:tc>
          <w:tcPr>
            <w:tcW w:w="3245" w:type="dxa"/>
          </w:tcPr>
          <w:p w14:paraId="1D5E22D0" w14:textId="17237FC9" w:rsidR="3B76FE6F" w:rsidRDefault="3B76FE6F" w:rsidP="3B76FE6F">
            <w:pPr>
              <w:jc w:val="center"/>
              <w:rPr>
                <w:b/>
                <w:bCs/>
              </w:rPr>
            </w:pPr>
            <w:r w:rsidRPr="3B76FE6F">
              <w:rPr>
                <w:b/>
                <w:bCs/>
              </w:rPr>
              <w:t>Datatype</w:t>
            </w:r>
          </w:p>
        </w:tc>
      </w:tr>
      <w:tr w:rsidR="3B76FE6F" w14:paraId="59562F63" w14:textId="77777777" w:rsidTr="00F36B97">
        <w:trPr>
          <w:trHeight w:val="300"/>
        </w:trPr>
        <w:tc>
          <w:tcPr>
            <w:tcW w:w="3245" w:type="dxa"/>
          </w:tcPr>
          <w:p w14:paraId="2728B93E" w14:textId="31D5EA6F" w:rsidR="3B76FE6F" w:rsidRDefault="797D1F4F" w:rsidP="3B76FE6F">
            <w:pPr>
              <w:jc w:val="center"/>
            </w:pPr>
            <w:r>
              <w:t>user</w:t>
            </w:r>
            <w:r w:rsidR="20B4DB0F">
              <w:t>name</w:t>
            </w:r>
          </w:p>
        </w:tc>
        <w:tc>
          <w:tcPr>
            <w:tcW w:w="3245" w:type="dxa"/>
          </w:tcPr>
          <w:p w14:paraId="489CDC27" w14:textId="43526B04" w:rsidR="3B76FE6F" w:rsidRDefault="3B76FE6F" w:rsidP="3B76FE6F">
            <w:pPr>
              <w:jc w:val="center"/>
            </w:pPr>
            <w:r>
              <w:t>char</w:t>
            </w:r>
          </w:p>
        </w:tc>
      </w:tr>
      <w:tr w:rsidR="3B76FE6F" w14:paraId="48E8E0C1" w14:textId="77777777" w:rsidTr="00F36B97">
        <w:trPr>
          <w:trHeight w:val="300"/>
        </w:trPr>
        <w:tc>
          <w:tcPr>
            <w:tcW w:w="3245" w:type="dxa"/>
          </w:tcPr>
          <w:p w14:paraId="496DC9AA" w14:textId="3FA57B95" w:rsidR="3B76FE6F" w:rsidRDefault="3FC9AF33" w:rsidP="3B76FE6F">
            <w:pPr>
              <w:jc w:val="center"/>
            </w:pPr>
            <w:r>
              <w:t>password</w:t>
            </w:r>
          </w:p>
        </w:tc>
        <w:tc>
          <w:tcPr>
            <w:tcW w:w="3245" w:type="dxa"/>
          </w:tcPr>
          <w:p w14:paraId="29D11E58" w14:textId="712E829C" w:rsidR="3B76FE6F" w:rsidRDefault="151BF8F8" w:rsidP="3B76FE6F">
            <w:pPr>
              <w:jc w:val="center"/>
            </w:pPr>
            <w:r>
              <w:t>varchar</w:t>
            </w:r>
          </w:p>
        </w:tc>
      </w:tr>
      <w:tr w:rsidR="3B76FE6F" w14:paraId="0AD44575" w14:textId="77777777" w:rsidTr="00F36B97">
        <w:trPr>
          <w:trHeight w:val="300"/>
        </w:trPr>
        <w:tc>
          <w:tcPr>
            <w:tcW w:w="3245" w:type="dxa"/>
          </w:tcPr>
          <w:p w14:paraId="073C73F9" w14:textId="2CCCC1E7" w:rsidR="3B76FE6F" w:rsidRDefault="01CEBBFD" w:rsidP="3B76FE6F">
            <w:pPr>
              <w:jc w:val="center"/>
            </w:pPr>
            <w:r>
              <w:t>email</w:t>
            </w:r>
          </w:p>
        </w:tc>
        <w:tc>
          <w:tcPr>
            <w:tcW w:w="3245" w:type="dxa"/>
          </w:tcPr>
          <w:p w14:paraId="3881404A" w14:textId="542DFCB9" w:rsidR="3B76FE6F" w:rsidRDefault="3B76FE6F" w:rsidP="3B76FE6F">
            <w:pPr>
              <w:jc w:val="center"/>
            </w:pPr>
            <w:r>
              <w:t>varchar</w:t>
            </w:r>
          </w:p>
        </w:tc>
      </w:tr>
      <w:tr w:rsidR="3B76FE6F" w14:paraId="3BF9E124" w14:textId="77777777" w:rsidTr="00F36B97">
        <w:trPr>
          <w:trHeight w:val="300"/>
        </w:trPr>
        <w:tc>
          <w:tcPr>
            <w:tcW w:w="3245" w:type="dxa"/>
          </w:tcPr>
          <w:p w14:paraId="3F572A07" w14:textId="2D69FB3E" w:rsidR="3B76FE6F" w:rsidRDefault="65E71CF9" w:rsidP="3B76FE6F">
            <w:pPr>
              <w:jc w:val="center"/>
            </w:pPr>
            <w:r>
              <w:t>A</w:t>
            </w:r>
            <w:r w:rsidR="4C7953C9">
              <w:t>ddress</w:t>
            </w:r>
          </w:p>
          <w:p w14:paraId="777F70F0" w14:textId="1B92789F" w:rsidR="3B76FE6F" w:rsidRDefault="148483DD" w:rsidP="3B76FE6F">
            <w:pPr>
              <w:jc w:val="center"/>
            </w:pPr>
            <w:r>
              <w:t>role</w:t>
            </w:r>
          </w:p>
        </w:tc>
        <w:tc>
          <w:tcPr>
            <w:tcW w:w="3245" w:type="dxa"/>
          </w:tcPr>
          <w:p w14:paraId="2117F4B4" w14:textId="14F12DD4" w:rsidR="3B76FE6F" w:rsidRDefault="148483DD" w:rsidP="3B76FE6F">
            <w:pPr>
              <w:jc w:val="center"/>
            </w:pPr>
            <w:r>
              <w:t>V</w:t>
            </w:r>
            <w:r w:rsidR="0549FA6D">
              <w:t>archar</w:t>
            </w:r>
          </w:p>
          <w:p w14:paraId="7AF22B0D" w14:textId="4A5EB3A3" w:rsidR="3B76FE6F" w:rsidRDefault="691A94C1" w:rsidP="3B76FE6F">
            <w:pPr>
              <w:jc w:val="center"/>
            </w:pPr>
            <w:r>
              <w:t>char</w:t>
            </w:r>
          </w:p>
        </w:tc>
      </w:tr>
    </w:tbl>
    <w:p w14:paraId="351B4427" w14:textId="2618D682" w:rsidR="00F62FA7" w:rsidRDefault="00F62FA7" w:rsidP="006B4C22">
      <w:pPr>
        <w:spacing w:after="0"/>
      </w:pPr>
    </w:p>
    <w:p w14:paraId="78F3B766" w14:textId="467EF128" w:rsidR="62378471" w:rsidRDefault="62378471" w:rsidP="62378471">
      <w:pPr>
        <w:spacing w:after="0"/>
      </w:pPr>
    </w:p>
    <w:p w14:paraId="400D7C93" w14:textId="550E0A97" w:rsidR="62378471" w:rsidRDefault="2DD46544" w:rsidP="62378471">
      <w:pPr>
        <w:spacing w:after="0"/>
      </w:pPr>
      <w:r>
        <w:t>Table name: tags</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tblGrid>
      <w:tr w:rsidR="65BA2CF4" w14:paraId="73C8947B" w14:textId="77777777" w:rsidTr="00F36B97">
        <w:trPr>
          <w:trHeight w:val="300"/>
        </w:trPr>
        <w:tc>
          <w:tcPr>
            <w:tcW w:w="3245" w:type="dxa"/>
          </w:tcPr>
          <w:p w14:paraId="4BA3B31C" w14:textId="15580DC6" w:rsidR="65BA2CF4" w:rsidRDefault="65BA2CF4" w:rsidP="65BA2CF4">
            <w:pPr>
              <w:jc w:val="center"/>
              <w:rPr>
                <w:b/>
                <w:bCs/>
              </w:rPr>
            </w:pPr>
            <w:r w:rsidRPr="65BA2CF4">
              <w:rPr>
                <w:b/>
                <w:bCs/>
              </w:rPr>
              <w:t>Field</w:t>
            </w:r>
          </w:p>
        </w:tc>
        <w:tc>
          <w:tcPr>
            <w:tcW w:w="3245" w:type="dxa"/>
          </w:tcPr>
          <w:p w14:paraId="7C3C0388" w14:textId="17237FC9" w:rsidR="65BA2CF4" w:rsidRDefault="65BA2CF4" w:rsidP="65BA2CF4">
            <w:pPr>
              <w:jc w:val="center"/>
              <w:rPr>
                <w:b/>
                <w:bCs/>
              </w:rPr>
            </w:pPr>
            <w:r w:rsidRPr="65BA2CF4">
              <w:rPr>
                <w:b/>
                <w:bCs/>
              </w:rPr>
              <w:t>Datatype</w:t>
            </w:r>
          </w:p>
        </w:tc>
      </w:tr>
      <w:tr w:rsidR="65BA2CF4" w14:paraId="59913BBB" w14:textId="77777777" w:rsidTr="00F36B97">
        <w:trPr>
          <w:trHeight w:val="300"/>
        </w:trPr>
        <w:tc>
          <w:tcPr>
            <w:tcW w:w="3245" w:type="dxa"/>
          </w:tcPr>
          <w:p w14:paraId="32D8A816" w14:textId="3870BB83" w:rsidR="65BA2CF4" w:rsidRDefault="1442A365" w:rsidP="65BA2CF4">
            <w:pPr>
              <w:jc w:val="center"/>
            </w:pPr>
            <w:r>
              <w:t>name</w:t>
            </w:r>
          </w:p>
        </w:tc>
        <w:tc>
          <w:tcPr>
            <w:tcW w:w="3245" w:type="dxa"/>
          </w:tcPr>
          <w:p w14:paraId="0B5B02FC" w14:textId="53A98C35" w:rsidR="65BA2CF4" w:rsidRDefault="1442A365" w:rsidP="65BA2CF4">
            <w:pPr>
              <w:jc w:val="center"/>
            </w:pPr>
            <w:r>
              <w:t>C</w:t>
            </w:r>
            <w:r w:rsidR="459CA55E">
              <w:t>har</w:t>
            </w:r>
          </w:p>
        </w:tc>
      </w:tr>
    </w:tbl>
    <w:p w14:paraId="557645D1" w14:textId="186AFD7A" w:rsidR="62378471" w:rsidRDefault="62378471" w:rsidP="62378471">
      <w:pPr>
        <w:spacing w:after="0"/>
      </w:pPr>
    </w:p>
    <w:p w14:paraId="133096FA" w14:textId="6FC56591" w:rsidR="48F99270" w:rsidRDefault="48F99270" w:rsidP="48F99270">
      <w:pPr>
        <w:spacing w:after="0"/>
      </w:pPr>
    </w:p>
    <w:p w14:paraId="09543A72" w14:textId="724D1785" w:rsidR="00251F75" w:rsidRPr="0023302C" w:rsidRDefault="00251F75" w:rsidP="00251F75">
      <w:pPr>
        <w:rPr>
          <w:b/>
          <w:bCs/>
        </w:rPr>
      </w:pPr>
      <w:r w:rsidRPr="008A1280">
        <w:rPr>
          <w:highlight w:val="yellow"/>
        </w:rPr>
        <w:t xml:space="preserve">Update the section on </w:t>
      </w:r>
      <w:r w:rsidRPr="008A1280">
        <w:rPr>
          <w:b/>
          <w:bCs/>
          <w:highlight w:val="yellow"/>
        </w:rPr>
        <w:t>System Design</w:t>
      </w:r>
      <w:r w:rsidRPr="008A1280">
        <w:rPr>
          <w:highlight w:val="yellow"/>
        </w:rPr>
        <w:t xml:space="preserve"> in </w:t>
      </w:r>
      <w:r w:rsidRPr="008A1280">
        <w:rPr>
          <w:b/>
          <w:bCs/>
          <w:highlight w:val="yellow"/>
        </w:rPr>
        <w:t>C372 Graded Assignment Project Report - Team X.docx</w:t>
      </w:r>
    </w:p>
    <w:p w14:paraId="287BB326" w14:textId="77777777" w:rsidR="00251F75" w:rsidRDefault="00251F75" w:rsidP="006B4C22">
      <w:pPr>
        <w:spacing w:after="0"/>
      </w:pPr>
    </w:p>
    <w:p w14:paraId="17299686" w14:textId="0BF4F3C1" w:rsidR="008A1280" w:rsidRDefault="008A1280" w:rsidP="008A1280">
      <w:pPr>
        <w:pStyle w:val="WSHeadings"/>
      </w:pPr>
      <w:r w:rsidRPr="005068F3">
        <w:t xml:space="preserve">Section </w:t>
      </w:r>
      <w:r>
        <w:t>D</w:t>
      </w:r>
      <w:r w:rsidRPr="005068F3">
        <w:t xml:space="preserve"> – </w:t>
      </w:r>
      <w:r>
        <w:rPr>
          <w:lang w:val="en-SG"/>
        </w:rPr>
        <w:t>Functional Requirements</w:t>
      </w:r>
    </w:p>
    <w:p w14:paraId="306E6BC8" w14:textId="77777777" w:rsidR="008A1280" w:rsidRDefault="008A1280" w:rsidP="006B4C22">
      <w:pPr>
        <w:spacing w:after="0"/>
      </w:pPr>
    </w:p>
    <w:p w14:paraId="5AE47473" w14:textId="5C7A44A1" w:rsidR="00251F75" w:rsidRDefault="008A1280" w:rsidP="00F02411">
      <w:pPr>
        <w:spacing w:after="0"/>
      </w:pPr>
      <w:r w:rsidRPr="008A1280">
        <w:t>Based on the identified use cases, what functional requirements should be defined for each?</w:t>
      </w:r>
    </w:p>
    <w:p w14:paraId="3A821F5A" w14:textId="004A1A03" w:rsidR="00F02411" w:rsidRPr="00F02411" w:rsidRDefault="00F02411" w:rsidP="00F02411">
      <w:pPr>
        <w:rPr>
          <w:i/>
          <w:iCs/>
        </w:rPr>
      </w:pPr>
      <w:r w:rsidRPr="00F02411">
        <w:rPr>
          <w:i/>
          <w:iCs/>
        </w:rPr>
        <w:t xml:space="preserve">(Remember to refer to </w:t>
      </w:r>
      <w:r w:rsidRPr="00F02411">
        <w:rPr>
          <w:b/>
          <w:bCs/>
          <w:i/>
          <w:iCs/>
        </w:rPr>
        <w:t>C372 Graded Assignment.pdf</w:t>
      </w:r>
      <w:r w:rsidRPr="00F02411">
        <w:rPr>
          <w:i/>
          <w:iCs/>
        </w:rPr>
        <w:t>)</w:t>
      </w:r>
    </w:p>
    <w:tbl>
      <w:tblPr>
        <w:tblStyle w:val="TableGrid"/>
        <w:tblW w:w="0" w:type="auto"/>
        <w:tblInd w:w="0" w:type="dxa"/>
        <w:tblLook w:val="04A0" w:firstRow="1" w:lastRow="0" w:firstColumn="1" w:lastColumn="0" w:noHBand="0" w:noVBand="1"/>
      </w:tblPr>
      <w:tblGrid>
        <w:gridCol w:w="9736"/>
      </w:tblGrid>
      <w:tr w:rsidR="008A1280" w14:paraId="6A8BDE39" w14:textId="77777777" w:rsidTr="008A1280">
        <w:tc>
          <w:tcPr>
            <w:tcW w:w="9736" w:type="dxa"/>
          </w:tcPr>
          <w:p w14:paraId="0D7A754A" w14:textId="22104674" w:rsidR="008A1280" w:rsidRDefault="008A1280" w:rsidP="006B4C22"/>
          <w:p w14:paraId="788E9183" w14:textId="2B95F565" w:rsidR="00F9585B" w:rsidRPr="003C708F" w:rsidRDefault="00F9585B" w:rsidP="00F9585B">
            <w:pPr>
              <w:rPr>
                <w:lang w:val="en-US"/>
              </w:rPr>
            </w:pPr>
            <w:r w:rsidRPr="003C708F">
              <w:rPr>
                <w:lang w:val="en-US"/>
              </w:rPr>
              <w:t>Functional Requirements (FR):</w:t>
            </w:r>
          </w:p>
          <w:p w14:paraId="58D0A67E" w14:textId="0792C081" w:rsidR="003C708F" w:rsidRPr="003C708F" w:rsidRDefault="003C708F" w:rsidP="003C708F">
            <w:pPr>
              <w:pStyle w:val="ListParagraph"/>
              <w:numPr>
                <w:ilvl w:val="0"/>
                <w:numId w:val="17"/>
              </w:numPr>
              <w:rPr>
                <w:lang w:val="en-US"/>
              </w:rPr>
            </w:pPr>
            <w:r w:rsidRPr="003C708F">
              <w:rPr>
                <w:lang w:val="en-US"/>
              </w:rPr>
              <w:t>Users can browse perfumes and colognes collections and view product details.</w:t>
            </w:r>
          </w:p>
          <w:p w14:paraId="579008B6" w14:textId="6B9F8202" w:rsidR="003C708F" w:rsidRPr="003C708F" w:rsidRDefault="003C708F" w:rsidP="003C708F">
            <w:pPr>
              <w:pStyle w:val="ListParagraph"/>
              <w:numPr>
                <w:ilvl w:val="0"/>
                <w:numId w:val="17"/>
              </w:numPr>
              <w:rPr>
                <w:lang w:val="en-US"/>
              </w:rPr>
            </w:pPr>
            <w:r w:rsidRPr="003C708F">
              <w:rPr>
                <w:lang w:val="en-US"/>
              </w:rPr>
              <w:t>Customers can use the filter/search function to browse products by brand or tags.</w:t>
            </w:r>
          </w:p>
          <w:p w14:paraId="4BAB1F42" w14:textId="69F3F763" w:rsidR="003C708F" w:rsidRPr="003C708F" w:rsidRDefault="003C708F" w:rsidP="003C708F">
            <w:pPr>
              <w:pStyle w:val="ListParagraph"/>
              <w:numPr>
                <w:ilvl w:val="0"/>
                <w:numId w:val="17"/>
              </w:numPr>
              <w:rPr>
                <w:lang w:val="en-US"/>
              </w:rPr>
            </w:pPr>
            <w:r w:rsidRPr="003C708F">
              <w:rPr>
                <w:lang w:val="en-US"/>
              </w:rPr>
              <w:t>Customers can sign up/log in, add or remove perfumes and colognes from the cart, update item quantities, and retain cart contents after logout.</w:t>
            </w:r>
          </w:p>
          <w:p w14:paraId="7EDB0B74" w14:textId="7F9B6154" w:rsidR="003C708F" w:rsidRPr="003C708F" w:rsidRDefault="003C708F" w:rsidP="003C708F">
            <w:pPr>
              <w:pStyle w:val="ListParagraph"/>
              <w:numPr>
                <w:ilvl w:val="0"/>
                <w:numId w:val="17"/>
              </w:numPr>
              <w:rPr>
                <w:lang w:val="en-US"/>
              </w:rPr>
            </w:pPr>
            <w:r w:rsidRPr="003C708F">
              <w:rPr>
                <w:lang w:val="en-US"/>
              </w:rPr>
              <w:t>Customers can update personal information (contact details, address, phone number).</w:t>
            </w:r>
          </w:p>
          <w:p w14:paraId="3453513C" w14:textId="53B0C681" w:rsidR="003C708F" w:rsidRPr="003C708F" w:rsidRDefault="003C708F" w:rsidP="003C708F">
            <w:pPr>
              <w:pStyle w:val="ListParagraph"/>
              <w:numPr>
                <w:ilvl w:val="0"/>
                <w:numId w:val="17"/>
              </w:numPr>
              <w:rPr>
                <w:lang w:val="en-US"/>
              </w:rPr>
            </w:pPr>
            <w:r w:rsidRPr="003C708F">
              <w:rPr>
                <w:lang w:val="en-US"/>
              </w:rPr>
              <w:t xml:space="preserve">Customers can proceed to </w:t>
            </w:r>
            <w:proofErr w:type="spellStart"/>
            <w:proofErr w:type="gramStart"/>
            <w:r w:rsidRPr="003C708F">
              <w:rPr>
                <w:lang w:val="en-US"/>
              </w:rPr>
              <w:t>checkout</w:t>
            </w:r>
            <w:proofErr w:type="spellEnd"/>
            <w:proofErr w:type="gramEnd"/>
            <w:r w:rsidRPr="003C708F">
              <w:rPr>
                <w:lang w:val="en-US"/>
              </w:rPr>
              <w:t xml:space="preserve"> and make secure payments through a payment gateway.</w:t>
            </w:r>
          </w:p>
          <w:p w14:paraId="7B603A71" w14:textId="7C33860E" w:rsidR="003C708F" w:rsidRPr="003C708F" w:rsidRDefault="003C708F" w:rsidP="003C708F">
            <w:pPr>
              <w:pStyle w:val="ListParagraph"/>
              <w:numPr>
                <w:ilvl w:val="0"/>
                <w:numId w:val="17"/>
              </w:numPr>
              <w:rPr>
                <w:lang w:val="en-US"/>
              </w:rPr>
            </w:pPr>
            <w:r w:rsidRPr="003C708F">
              <w:rPr>
                <w:lang w:val="en-US"/>
              </w:rPr>
              <w:t>Customers receive a confirmation email or message upon successful payment.</w:t>
            </w:r>
          </w:p>
          <w:p w14:paraId="35AF047A" w14:textId="115803D1" w:rsidR="003C708F" w:rsidRPr="003C708F" w:rsidRDefault="003C708F" w:rsidP="003C708F">
            <w:pPr>
              <w:pStyle w:val="ListParagraph"/>
              <w:numPr>
                <w:ilvl w:val="0"/>
                <w:numId w:val="17"/>
              </w:numPr>
              <w:rPr>
                <w:lang w:val="en-US"/>
              </w:rPr>
            </w:pPr>
            <w:r w:rsidRPr="003C708F">
              <w:rPr>
                <w:lang w:val="en-US"/>
              </w:rPr>
              <w:t>Administrators can add, update, or delete perfumes and colognes product details.</w:t>
            </w:r>
          </w:p>
          <w:p w14:paraId="164B86E0" w14:textId="5711E90E" w:rsidR="003C708F" w:rsidRPr="003C708F" w:rsidRDefault="003C708F" w:rsidP="003C708F">
            <w:pPr>
              <w:pStyle w:val="ListParagraph"/>
              <w:numPr>
                <w:ilvl w:val="0"/>
                <w:numId w:val="17"/>
              </w:numPr>
              <w:rPr>
                <w:lang w:val="en-US"/>
              </w:rPr>
            </w:pPr>
            <w:r w:rsidRPr="003C708F">
              <w:rPr>
                <w:lang w:val="en-US"/>
              </w:rPr>
              <w:t>Administrators can manage user accounts and view order information.</w:t>
            </w:r>
          </w:p>
          <w:p w14:paraId="438C96BB" w14:textId="4C533C9C" w:rsidR="008A1280" w:rsidRDefault="003C708F" w:rsidP="003C708F">
            <w:pPr>
              <w:pStyle w:val="ListParagraph"/>
              <w:numPr>
                <w:ilvl w:val="0"/>
                <w:numId w:val="17"/>
              </w:numPr>
            </w:pPr>
            <w:r w:rsidRPr="003C708F">
              <w:rPr>
                <w:lang w:val="en-US"/>
              </w:rPr>
              <w:t>Front-end and back-end validations are implemented for all user inputs and transactions.</w:t>
            </w:r>
          </w:p>
          <w:p w14:paraId="495CB9AB" w14:textId="77777777" w:rsidR="008A1280" w:rsidRDefault="008A1280" w:rsidP="006B4C22"/>
          <w:p w14:paraId="44EE14BE" w14:textId="77777777" w:rsidR="008A1280" w:rsidRDefault="008A1280" w:rsidP="006B4C22"/>
          <w:p w14:paraId="0C4913DE" w14:textId="77777777" w:rsidR="008A1280" w:rsidRDefault="008A1280" w:rsidP="006B4C22"/>
        </w:tc>
      </w:tr>
    </w:tbl>
    <w:p w14:paraId="10A9A043" w14:textId="77777777" w:rsidR="008A1280" w:rsidRDefault="008A1280" w:rsidP="006B4C22">
      <w:pPr>
        <w:spacing w:after="0"/>
      </w:pPr>
    </w:p>
    <w:p w14:paraId="393DEBA3" w14:textId="6167499E" w:rsidR="00F51866" w:rsidRPr="0023302C" w:rsidRDefault="00F51866" w:rsidP="00F51866">
      <w:pPr>
        <w:rPr>
          <w:b/>
          <w:bCs/>
        </w:rPr>
      </w:pPr>
      <w:r w:rsidRPr="008A1280">
        <w:rPr>
          <w:highlight w:val="yellow"/>
        </w:rPr>
        <w:t xml:space="preserve">Update the section on </w:t>
      </w:r>
      <w:r>
        <w:rPr>
          <w:b/>
          <w:bCs/>
          <w:highlight w:val="yellow"/>
        </w:rPr>
        <w:t>Functional Requirements</w:t>
      </w:r>
      <w:r w:rsidRPr="008A1280">
        <w:rPr>
          <w:highlight w:val="yellow"/>
        </w:rPr>
        <w:t xml:space="preserve"> in </w:t>
      </w:r>
      <w:r w:rsidRPr="008A1280">
        <w:rPr>
          <w:b/>
          <w:bCs/>
          <w:highlight w:val="yellow"/>
        </w:rPr>
        <w:t>C372 Graded Assignment Project Report - Team X.docx</w:t>
      </w:r>
    </w:p>
    <w:p w14:paraId="0A15C9AB" w14:textId="1ABFB31F" w:rsidR="00F4254A" w:rsidRDefault="00F4254A" w:rsidP="00F4254A">
      <w:pPr>
        <w:pStyle w:val="WSHeadings"/>
      </w:pPr>
      <w:r>
        <w:t xml:space="preserve">Section </w:t>
      </w:r>
      <w:r w:rsidR="008A1280">
        <w:t>G</w:t>
      </w:r>
      <w:r>
        <w:t xml:space="preserve"> – Submissions</w:t>
      </w:r>
    </w:p>
    <w:p w14:paraId="245B1346" w14:textId="673A70E8" w:rsidR="00F4254A" w:rsidRPr="00F4254A" w:rsidRDefault="00F4254A" w:rsidP="00F4254A">
      <w:pPr>
        <w:rPr>
          <w:b/>
          <w:lang w:val="en-US"/>
        </w:rPr>
      </w:pPr>
      <w:r w:rsidRPr="00F4254A">
        <w:rPr>
          <w:b/>
          <w:lang w:val="en-US"/>
        </w:rPr>
        <w:t xml:space="preserve">Deliverables for </w:t>
      </w:r>
      <w:r w:rsidR="00FB5860">
        <w:rPr>
          <w:b/>
          <w:lang w:val="en-US"/>
        </w:rPr>
        <w:t>GA Milestone 1</w:t>
      </w:r>
    </w:p>
    <w:p w14:paraId="54FF344D" w14:textId="2926F7E0" w:rsidR="00F4254A" w:rsidRDefault="00F4254A" w:rsidP="00C3087C">
      <w:pPr>
        <w:pStyle w:val="ListParagraph"/>
        <w:numPr>
          <w:ilvl w:val="0"/>
          <w:numId w:val="1"/>
        </w:numPr>
        <w:rPr>
          <w:lang w:val="en-US"/>
        </w:rPr>
      </w:pPr>
      <w:r w:rsidRPr="00F4254A">
        <w:rPr>
          <w:lang w:val="en-US"/>
        </w:rPr>
        <w:t>Worksheet (</w:t>
      </w:r>
      <w:r w:rsidR="009E36C5">
        <w:rPr>
          <w:lang w:val="en-US"/>
        </w:rPr>
        <w:t>Individual</w:t>
      </w:r>
      <w:r w:rsidRPr="00F4254A">
        <w:rPr>
          <w:lang w:val="en-US"/>
        </w:rPr>
        <w:t>)</w:t>
      </w:r>
    </w:p>
    <w:p w14:paraId="6BD20C07" w14:textId="4596FC1A" w:rsidR="00610585" w:rsidRPr="00A32046" w:rsidRDefault="00A32046" w:rsidP="00C3087C">
      <w:pPr>
        <w:pStyle w:val="ListParagraph"/>
        <w:numPr>
          <w:ilvl w:val="0"/>
          <w:numId w:val="1"/>
        </w:numPr>
        <w:rPr>
          <w:b/>
          <w:bCs/>
        </w:rPr>
      </w:pPr>
      <w:r w:rsidRPr="00A32046">
        <w:t xml:space="preserve">C372 Graded Assignment Project Report - Team </w:t>
      </w:r>
      <w:proofErr w:type="gramStart"/>
      <w:r w:rsidRPr="00A32046">
        <w:t>X.docx</w:t>
      </w:r>
      <w:r w:rsidR="00610585" w:rsidRPr="00A32046">
        <w:rPr>
          <w:lang w:val="en-US"/>
        </w:rPr>
        <w:t>(</w:t>
      </w:r>
      <w:proofErr w:type="gramEnd"/>
      <w:r w:rsidR="009E36C5">
        <w:rPr>
          <w:lang w:val="en-US"/>
        </w:rPr>
        <w:t>Individual</w:t>
      </w:r>
      <w:r w:rsidR="00610585" w:rsidRPr="00A32046">
        <w:rPr>
          <w:lang w:val="en-US"/>
        </w:rPr>
        <w:t>)</w:t>
      </w:r>
      <w:r w:rsidR="00610585" w:rsidRPr="00A32046">
        <w:rPr>
          <w:highlight w:val="yellow"/>
          <w:lang w:val="en-US"/>
        </w:rPr>
        <w:t xml:space="preserve"> </w:t>
      </w:r>
    </w:p>
    <w:p w14:paraId="30C86B8F" w14:textId="3E8ABF1A" w:rsidR="00010668" w:rsidRPr="00010668" w:rsidRDefault="00010668" w:rsidP="00FB5860">
      <w:r w:rsidRPr="00FB5860">
        <w:rPr>
          <w:highlight w:val="yellow"/>
        </w:rPr>
        <w:t xml:space="preserve">Upload your </w:t>
      </w:r>
      <w:r w:rsidR="00C12502" w:rsidRPr="00FB5860">
        <w:rPr>
          <w:highlight w:val="yellow"/>
        </w:rPr>
        <w:t>deliverables</w:t>
      </w:r>
      <w:r w:rsidRPr="00FB5860">
        <w:rPr>
          <w:highlight w:val="yellow"/>
        </w:rPr>
        <w:t xml:space="preserve"> to </w:t>
      </w:r>
      <w:r w:rsidR="00CC4BF7" w:rsidRPr="00FB5860">
        <w:rPr>
          <w:highlight w:val="yellow"/>
        </w:rPr>
        <w:t>POLITEMALL</w:t>
      </w:r>
      <w:r w:rsidRPr="00FB5860">
        <w:rPr>
          <w:highlight w:val="yellow"/>
        </w:rPr>
        <w:t xml:space="preserve"> even if it is incomplete before the </w:t>
      </w:r>
      <w:r w:rsidR="00EC0798" w:rsidRPr="00FB5860">
        <w:rPr>
          <w:highlight w:val="yellow"/>
        </w:rPr>
        <w:t>next session</w:t>
      </w:r>
      <w:r w:rsidRPr="00FB5860">
        <w:rPr>
          <w:highlight w:val="yellow"/>
        </w:rPr>
        <w:t xml:space="preserve">. </w:t>
      </w:r>
    </w:p>
    <w:p w14:paraId="0A0D1169" w14:textId="0CBBF032" w:rsidR="00010668" w:rsidRPr="00FB5860" w:rsidRDefault="00010668" w:rsidP="00FB5860">
      <w:pPr>
        <w:rPr>
          <w:lang w:val="en-US"/>
        </w:rPr>
      </w:pPr>
      <w:r w:rsidRPr="009372FD">
        <w:rPr>
          <w:highlight w:val="yellow"/>
        </w:rPr>
        <w:t xml:space="preserve">You can resubmit </w:t>
      </w:r>
      <w:r w:rsidR="009372FD" w:rsidRPr="009372FD">
        <w:rPr>
          <w:highlight w:val="yellow"/>
        </w:rPr>
        <w:t>later when there are updates.</w:t>
      </w:r>
    </w:p>
    <w:sectPr w:rsidR="00010668" w:rsidRPr="00FB5860" w:rsidSect="00954896">
      <w:headerReference w:type="default" r:id="rId12"/>
      <w:footerReference w:type="defaul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0B2B1" w14:textId="77777777" w:rsidR="00C14885" w:rsidRDefault="00C14885" w:rsidP="00954896">
      <w:pPr>
        <w:spacing w:after="0" w:line="240" w:lineRule="auto"/>
      </w:pPr>
      <w:r>
        <w:separator/>
      </w:r>
    </w:p>
  </w:endnote>
  <w:endnote w:type="continuationSeparator" w:id="0">
    <w:p w14:paraId="4315A2D6" w14:textId="77777777" w:rsidR="00C14885" w:rsidRDefault="00C14885"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B316" w14:textId="77777777" w:rsidR="00C14885" w:rsidRDefault="00C14885" w:rsidP="00954896">
      <w:pPr>
        <w:spacing w:after="0" w:line="240" w:lineRule="auto"/>
      </w:pPr>
      <w:r>
        <w:separator/>
      </w:r>
    </w:p>
  </w:footnote>
  <w:footnote w:type="continuationSeparator" w:id="0">
    <w:p w14:paraId="0946185A" w14:textId="77777777" w:rsidR="00C14885" w:rsidRDefault="00C14885"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8240"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5824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58241"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20F516CA"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203AB">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20F516CA"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203AB">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8741"/>
    <w:multiLevelType w:val="hybridMultilevel"/>
    <w:tmpl w:val="017E7E9C"/>
    <w:lvl w:ilvl="0" w:tplc="858A8076">
      <w:start w:val="1"/>
      <w:numFmt w:val="bullet"/>
      <w:lvlText w:val=""/>
      <w:lvlJc w:val="left"/>
      <w:pPr>
        <w:ind w:left="720" w:hanging="360"/>
      </w:pPr>
      <w:rPr>
        <w:rFonts w:ascii="Symbol" w:hAnsi="Symbol" w:hint="default"/>
      </w:rPr>
    </w:lvl>
    <w:lvl w:ilvl="1" w:tplc="9C5625E2">
      <w:start w:val="1"/>
      <w:numFmt w:val="bullet"/>
      <w:lvlText w:val="o"/>
      <w:lvlJc w:val="left"/>
      <w:pPr>
        <w:ind w:left="1440" w:hanging="360"/>
      </w:pPr>
      <w:rPr>
        <w:rFonts w:ascii="Courier New" w:hAnsi="Courier New" w:hint="default"/>
      </w:rPr>
    </w:lvl>
    <w:lvl w:ilvl="2" w:tplc="A6C09556">
      <w:start w:val="1"/>
      <w:numFmt w:val="bullet"/>
      <w:lvlText w:val=""/>
      <w:lvlJc w:val="left"/>
      <w:pPr>
        <w:ind w:left="2160" w:hanging="360"/>
      </w:pPr>
      <w:rPr>
        <w:rFonts w:ascii="Wingdings" w:hAnsi="Wingdings" w:hint="default"/>
      </w:rPr>
    </w:lvl>
    <w:lvl w:ilvl="3" w:tplc="A3206D94">
      <w:start w:val="1"/>
      <w:numFmt w:val="bullet"/>
      <w:lvlText w:val=""/>
      <w:lvlJc w:val="left"/>
      <w:pPr>
        <w:ind w:left="2880" w:hanging="360"/>
      </w:pPr>
      <w:rPr>
        <w:rFonts w:ascii="Symbol" w:hAnsi="Symbol" w:hint="default"/>
      </w:rPr>
    </w:lvl>
    <w:lvl w:ilvl="4" w:tplc="498E64D6">
      <w:start w:val="1"/>
      <w:numFmt w:val="bullet"/>
      <w:lvlText w:val="o"/>
      <w:lvlJc w:val="left"/>
      <w:pPr>
        <w:ind w:left="3600" w:hanging="360"/>
      </w:pPr>
      <w:rPr>
        <w:rFonts w:ascii="Courier New" w:hAnsi="Courier New" w:hint="default"/>
      </w:rPr>
    </w:lvl>
    <w:lvl w:ilvl="5" w:tplc="BB4873B2">
      <w:start w:val="1"/>
      <w:numFmt w:val="bullet"/>
      <w:lvlText w:val=""/>
      <w:lvlJc w:val="left"/>
      <w:pPr>
        <w:ind w:left="4320" w:hanging="360"/>
      </w:pPr>
      <w:rPr>
        <w:rFonts w:ascii="Wingdings" w:hAnsi="Wingdings" w:hint="default"/>
      </w:rPr>
    </w:lvl>
    <w:lvl w:ilvl="6" w:tplc="11984D30">
      <w:start w:val="1"/>
      <w:numFmt w:val="bullet"/>
      <w:lvlText w:val=""/>
      <w:lvlJc w:val="left"/>
      <w:pPr>
        <w:ind w:left="5040" w:hanging="360"/>
      </w:pPr>
      <w:rPr>
        <w:rFonts w:ascii="Symbol" w:hAnsi="Symbol" w:hint="default"/>
      </w:rPr>
    </w:lvl>
    <w:lvl w:ilvl="7" w:tplc="BE903A54">
      <w:start w:val="1"/>
      <w:numFmt w:val="bullet"/>
      <w:lvlText w:val="o"/>
      <w:lvlJc w:val="left"/>
      <w:pPr>
        <w:ind w:left="5760" w:hanging="360"/>
      </w:pPr>
      <w:rPr>
        <w:rFonts w:ascii="Courier New" w:hAnsi="Courier New" w:hint="default"/>
      </w:rPr>
    </w:lvl>
    <w:lvl w:ilvl="8" w:tplc="051AFA3E">
      <w:start w:val="1"/>
      <w:numFmt w:val="bullet"/>
      <w:lvlText w:val=""/>
      <w:lvlJc w:val="left"/>
      <w:pPr>
        <w:ind w:left="6480" w:hanging="360"/>
      </w:pPr>
      <w:rPr>
        <w:rFonts w:ascii="Wingdings" w:hAnsi="Wingdings" w:hint="default"/>
      </w:rPr>
    </w:lvl>
  </w:abstractNum>
  <w:abstractNum w:abstractNumId="1" w15:restartNumberingAfterBreak="0">
    <w:nsid w:val="090233C4"/>
    <w:multiLevelType w:val="hybridMultilevel"/>
    <w:tmpl w:val="CF687A64"/>
    <w:lvl w:ilvl="0" w:tplc="3EC20BEC">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937C299"/>
    <w:multiLevelType w:val="hybridMultilevel"/>
    <w:tmpl w:val="FFFFFFFF"/>
    <w:lvl w:ilvl="0" w:tplc="DF22BB5A">
      <w:start w:val="1"/>
      <w:numFmt w:val="bullet"/>
      <w:lvlText w:val=""/>
      <w:lvlJc w:val="left"/>
      <w:pPr>
        <w:ind w:left="720" w:hanging="360"/>
      </w:pPr>
      <w:rPr>
        <w:rFonts w:ascii="Symbol" w:hAnsi="Symbol" w:hint="default"/>
      </w:rPr>
    </w:lvl>
    <w:lvl w:ilvl="1" w:tplc="1F5A0302">
      <w:start w:val="1"/>
      <w:numFmt w:val="bullet"/>
      <w:lvlText w:val="o"/>
      <w:lvlJc w:val="left"/>
      <w:pPr>
        <w:ind w:left="1440" w:hanging="360"/>
      </w:pPr>
      <w:rPr>
        <w:rFonts w:ascii="Courier New" w:hAnsi="Courier New" w:hint="default"/>
      </w:rPr>
    </w:lvl>
    <w:lvl w:ilvl="2" w:tplc="C77693F0">
      <w:start w:val="1"/>
      <w:numFmt w:val="bullet"/>
      <w:lvlText w:val=""/>
      <w:lvlJc w:val="left"/>
      <w:pPr>
        <w:ind w:left="2160" w:hanging="360"/>
      </w:pPr>
      <w:rPr>
        <w:rFonts w:ascii="Wingdings" w:hAnsi="Wingdings" w:hint="default"/>
      </w:rPr>
    </w:lvl>
    <w:lvl w:ilvl="3" w:tplc="F9F4BB0C">
      <w:start w:val="1"/>
      <w:numFmt w:val="bullet"/>
      <w:lvlText w:val=""/>
      <w:lvlJc w:val="left"/>
      <w:pPr>
        <w:ind w:left="2880" w:hanging="360"/>
      </w:pPr>
      <w:rPr>
        <w:rFonts w:ascii="Symbol" w:hAnsi="Symbol" w:hint="default"/>
      </w:rPr>
    </w:lvl>
    <w:lvl w:ilvl="4" w:tplc="644C48B4">
      <w:start w:val="1"/>
      <w:numFmt w:val="bullet"/>
      <w:lvlText w:val="o"/>
      <w:lvlJc w:val="left"/>
      <w:pPr>
        <w:ind w:left="3600" w:hanging="360"/>
      </w:pPr>
      <w:rPr>
        <w:rFonts w:ascii="Courier New" w:hAnsi="Courier New" w:hint="default"/>
      </w:rPr>
    </w:lvl>
    <w:lvl w:ilvl="5" w:tplc="9D5C41F4">
      <w:start w:val="1"/>
      <w:numFmt w:val="bullet"/>
      <w:lvlText w:val=""/>
      <w:lvlJc w:val="left"/>
      <w:pPr>
        <w:ind w:left="4320" w:hanging="360"/>
      </w:pPr>
      <w:rPr>
        <w:rFonts w:ascii="Wingdings" w:hAnsi="Wingdings" w:hint="default"/>
      </w:rPr>
    </w:lvl>
    <w:lvl w:ilvl="6" w:tplc="C33C4820">
      <w:start w:val="1"/>
      <w:numFmt w:val="bullet"/>
      <w:lvlText w:val=""/>
      <w:lvlJc w:val="left"/>
      <w:pPr>
        <w:ind w:left="5040" w:hanging="360"/>
      </w:pPr>
      <w:rPr>
        <w:rFonts w:ascii="Symbol" w:hAnsi="Symbol" w:hint="default"/>
      </w:rPr>
    </w:lvl>
    <w:lvl w:ilvl="7" w:tplc="5B30B010">
      <w:start w:val="1"/>
      <w:numFmt w:val="bullet"/>
      <w:lvlText w:val="o"/>
      <w:lvlJc w:val="left"/>
      <w:pPr>
        <w:ind w:left="5760" w:hanging="360"/>
      </w:pPr>
      <w:rPr>
        <w:rFonts w:ascii="Courier New" w:hAnsi="Courier New" w:hint="default"/>
      </w:rPr>
    </w:lvl>
    <w:lvl w:ilvl="8" w:tplc="DBE2EAF4">
      <w:start w:val="1"/>
      <w:numFmt w:val="bullet"/>
      <w:lvlText w:val=""/>
      <w:lvlJc w:val="left"/>
      <w:pPr>
        <w:ind w:left="6480" w:hanging="360"/>
      </w:pPr>
      <w:rPr>
        <w:rFonts w:ascii="Wingdings" w:hAnsi="Wingdings" w:hint="default"/>
      </w:rPr>
    </w:lvl>
  </w:abstractNum>
  <w:abstractNum w:abstractNumId="3" w15:restartNumberingAfterBreak="0">
    <w:nsid w:val="0A4CDFFE"/>
    <w:multiLevelType w:val="hybridMultilevel"/>
    <w:tmpl w:val="FFFFFFFF"/>
    <w:lvl w:ilvl="0" w:tplc="BA90C7F6">
      <w:start w:val="1"/>
      <w:numFmt w:val="bullet"/>
      <w:lvlText w:val=""/>
      <w:lvlJc w:val="left"/>
      <w:pPr>
        <w:ind w:left="720" w:hanging="360"/>
      </w:pPr>
      <w:rPr>
        <w:rFonts w:ascii="Symbol" w:hAnsi="Symbol" w:hint="default"/>
      </w:rPr>
    </w:lvl>
    <w:lvl w:ilvl="1" w:tplc="AE30FECE">
      <w:start w:val="1"/>
      <w:numFmt w:val="bullet"/>
      <w:lvlText w:val="o"/>
      <w:lvlJc w:val="left"/>
      <w:pPr>
        <w:ind w:left="1440" w:hanging="360"/>
      </w:pPr>
      <w:rPr>
        <w:rFonts w:ascii="Courier New" w:hAnsi="Courier New" w:hint="default"/>
      </w:rPr>
    </w:lvl>
    <w:lvl w:ilvl="2" w:tplc="CD82A86E">
      <w:start w:val="1"/>
      <w:numFmt w:val="bullet"/>
      <w:lvlText w:val=""/>
      <w:lvlJc w:val="left"/>
      <w:pPr>
        <w:ind w:left="2160" w:hanging="360"/>
      </w:pPr>
      <w:rPr>
        <w:rFonts w:ascii="Wingdings" w:hAnsi="Wingdings" w:hint="default"/>
      </w:rPr>
    </w:lvl>
    <w:lvl w:ilvl="3" w:tplc="0164C67E">
      <w:start w:val="1"/>
      <w:numFmt w:val="bullet"/>
      <w:lvlText w:val=""/>
      <w:lvlJc w:val="left"/>
      <w:pPr>
        <w:ind w:left="2880" w:hanging="360"/>
      </w:pPr>
      <w:rPr>
        <w:rFonts w:ascii="Symbol" w:hAnsi="Symbol" w:hint="default"/>
      </w:rPr>
    </w:lvl>
    <w:lvl w:ilvl="4" w:tplc="855ED166">
      <w:start w:val="1"/>
      <w:numFmt w:val="bullet"/>
      <w:lvlText w:val="o"/>
      <w:lvlJc w:val="left"/>
      <w:pPr>
        <w:ind w:left="3600" w:hanging="360"/>
      </w:pPr>
      <w:rPr>
        <w:rFonts w:ascii="Courier New" w:hAnsi="Courier New" w:hint="default"/>
      </w:rPr>
    </w:lvl>
    <w:lvl w:ilvl="5" w:tplc="D318F4A8">
      <w:start w:val="1"/>
      <w:numFmt w:val="bullet"/>
      <w:lvlText w:val=""/>
      <w:lvlJc w:val="left"/>
      <w:pPr>
        <w:ind w:left="4320" w:hanging="360"/>
      </w:pPr>
      <w:rPr>
        <w:rFonts w:ascii="Wingdings" w:hAnsi="Wingdings" w:hint="default"/>
      </w:rPr>
    </w:lvl>
    <w:lvl w:ilvl="6" w:tplc="7DAEDB82">
      <w:start w:val="1"/>
      <w:numFmt w:val="bullet"/>
      <w:lvlText w:val=""/>
      <w:lvlJc w:val="left"/>
      <w:pPr>
        <w:ind w:left="5040" w:hanging="360"/>
      </w:pPr>
      <w:rPr>
        <w:rFonts w:ascii="Symbol" w:hAnsi="Symbol" w:hint="default"/>
      </w:rPr>
    </w:lvl>
    <w:lvl w:ilvl="7" w:tplc="C178B13A">
      <w:start w:val="1"/>
      <w:numFmt w:val="bullet"/>
      <w:lvlText w:val="o"/>
      <w:lvlJc w:val="left"/>
      <w:pPr>
        <w:ind w:left="5760" w:hanging="360"/>
      </w:pPr>
      <w:rPr>
        <w:rFonts w:ascii="Courier New" w:hAnsi="Courier New" w:hint="default"/>
      </w:rPr>
    </w:lvl>
    <w:lvl w:ilvl="8" w:tplc="8628308C">
      <w:start w:val="1"/>
      <w:numFmt w:val="bullet"/>
      <w:lvlText w:val=""/>
      <w:lvlJc w:val="left"/>
      <w:pPr>
        <w:ind w:left="6480" w:hanging="360"/>
      </w:pPr>
      <w:rPr>
        <w:rFonts w:ascii="Wingdings" w:hAnsi="Wingdings" w:hint="default"/>
      </w:rPr>
    </w:lvl>
  </w:abstractNum>
  <w:abstractNum w:abstractNumId="4" w15:restartNumberingAfterBreak="0">
    <w:nsid w:val="0D313022"/>
    <w:multiLevelType w:val="multilevel"/>
    <w:tmpl w:val="AF5E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7E7DB"/>
    <w:multiLevelType w:val="hybridMultilevel"/>
    <w:tmpl w:val="E354D1B8"/>
    <w:lvl w:ilvl="0" w:tplc="2D30E14E">
      <w:start w:val="1"/>
      <w:numFmt w:val="bullet"/>
      <w:lvlText w:val=""/>
      <w:lvlJc w:val="left"/>
      <w:pPr>
        <w:ind w:left="1080" w:hanging="360"/>
      </w:pPr>
      <w:rPr>
        <w:rFonts w:ascii="Symbol" w:hAnsi="Symbol" w:hint="default"/>
      </w:rPr>
    </w:lvl>
    <w:lvl w:ilvl="1" w:tplc="17380D26">
      <w:start w:val="1"/>
      <w:numFmt w:val="bullet"/>
      <w:lvlText w:val="o"/>
      <w:lvlJc w:val="left"/>
      <w:pPr>
        <w:ind w:left="1800" w:hanging="360"/>
      </w:pPr>
      <w:rPr>
        <w:rFonts w:ascii="Courier New" w:hAnsi="Courier New" w:hint="default"/>
      </w:rPr>
    </w:lvl>
    <w:lvl w:ilvl="2" w:tplc="A6FCBF08">
      <w:start w:val="1"/>
      <w:numFmt w:val="bullet"/>
      <w:lvlText w:val=""/>
      <w:lvlJc w:val="left"/>
      <w:pPr>
        <w:ind w:left="2520" w:hanging="360"/>
      </w:pPr>
      <w:rPr>
        <w:rFonts w:ascii="Wingdings" w:hAnsi="Wingdings" w:hint="default"/>
      </w:rPr>
    </w:lvl>
    <w:lvl w:ilvl="3" w:tplc="3D623EE0">
      <w:start w:val="1"/>
      <w:numFmt w:val="bullet"/>
      <w:lvlText w:val=""/>
      <w:lvlJc w:val="left"/>
      <w:pPr>
        <w:ind w:left="3240" w:hanging="360"/>
      </w:pPr>
      <w:rPr>
        <w:rFonts w:ascii="Symbol" w:hAnsi="Symbol" w:hint="default"/>
      </w:rPr>
    </w:lvl>
    <w:lvl w:ilvl="4" w:tplc="9AF882B6">
      <w:start w:val="1"/>
      <w:numFmt w:val="bullet"/>
      <w:lvlText w:val="o"/>
      <w:lvlJc w:val="left"/>
      <w:pPr>
        <w:ind w:left="3960" w:hanging="360"/>
      </w:pPr>
      <w:rPr>
        <w:rFonts w:ascii="Courier New" w:hAnsi="Courier New" w:hint="default"/>
      </w:rPr>
    </w:lvl>
    <w:lvl w:ilvl="5" w:tplc="1606690C">
      <w:start w:val="1"/>
      <w:numFmt w:val="bullet"/>
      <w:lvlText w:val=""/>
      <w:lvlJc w:val="left"/>
      <w:pPr>
        <w:ind w:left="4680" w:hanging="360"/>
      </w:pPr>
      <w:rPr>
        <w:rFonts w:ascii="Wingdings" w:hAnsi="Wingdings" w:hint="default"/>
      </w:rPr>
    </w:lvl>
    <w:lvl w:ilvl="6" w:tplc="545E12D4">
      <w:start w:val="1"/>
      <w:numFmt w:val="bullet"/>
      <w:lvlText w:val=""/>
      <w:lvlJc w:val="left"/>
      <w:pPr>
        <w:ind w:left="5400" w:hanging="360"/>
      </w:pPr>
      <w:rPr>
        <w:rFonts w:ascii="Symbol" w:hAnsi="Symbol" w:hint="default"/>
      </w:rPr>
    </w:lvl>
    <w:lvl w:ilvl="7" w:tplc="A9189D06">
      <w:start w:val="1"/>
      <w:numFmt w:val="bullet"/>
      <w:lvlText w:val="o"/>
      <w:lvlJc w:val="left"/>
      <w:pPr>
        <w:ind w:left="6120" w:hanging="360"/>
      </w:pPr>
      <w:rPr>
        <w:rFonts w:ascii="Courier New" w:hAnsi="Courier New" w:hint="default"/>
      </w:rPr>
    </w:lvl>
    <w:lvl w:ilvl="8" w:tplc="7E7CBF6C">
      <w:start w:val="1"/>
      <w:numFmt w:val="bullet"/>
      <w:lvlText w:val=""/>
      <w:lvlJc w:val="left"/>
      <w:pPr>
        <w:ind w:left="6840" w:hanging="360"/>
      </w:pPr>
      <w:rPr>
        <w:rFonts w:ascii="Wingdings" w:hAnsi="Wingdings" w:hint="default"/>
      </w:rPr>
    </w:lvl>
  </w:abstractNum>
  <w:abstractNum w:abstractNumId="6" w15:restartNumberingAfterBreak="0">
    <w:nsid w:val="15EB0CFA"/>
    <w:multiLevelType w:val="hybridMultilevel"/>
    <w:tmpl w:val="09FC47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9E93AE9"/>
    <w:multiLevelType w:val="hybridMultilevel"/>
    <w:tmpl w:val="60EA71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B28663B"/>
    <w:multiLevelType w:val="hybridMultilevel"/>
    <w:tmpl w:val="81844B32"/>
    <w:lvl w:ilvl="0" w:tplc="28A0E64E">
      <w:start w:val="1"/>
      <w:numFmt w:val="bullet"/>
      <w:lvlText w:val=""/>
      <w:lvlJc w:val="left"/>
      <w:pPr>
        <w:ind w:left="1080" w:hanging="360"/>
      </w:pPr>
      <w:rPr>
        <w:rFonts w:ascii="Symbol" w:hAnsi="Symbol" w:hint="default"/>
      </w:rPr>
    </w:lvl>
    <w:lvl w:ilvl="1" w:tplc="D67E3E56">
      <w:start w:val="1"/>
      <w:numFmt w:val="bullet"/>
      <w:lvlText w:val="o"/>
      <w:lvlJc w:val="left"/>
      <w:pPr>
        <w:ind w:left="1800" w:hanging="360"/>
      </w:pPr>
      <w:rPr>
        <w:rFonts w:ascii="Courier New" w:hAnsi="Courier New" w:hint="default"/>
      </w:rPr>
    </w:lvl>
    <w:lvl w:ilvl="2" w:tplc="B60C85A6">
      <w:start w:val="1"/>
      <w:numFmt w:val="bullet"/>
      <w:lvlText w:val=""/>
      <w:lvlJc w:val="left"/>
      <w:pPr>
        <w:ind w:left="2520" w:hanging="360"/>
      </w:pPr>
      <w:rPr>
        <w:rFonts w:ascii="Wingdings" w:hAnsi="Wingdings" w:hint="default"/>
      </w:rPr>
    </w:lvl>
    <w:lvl w:ilvl="3" w:tplc="94FC13A8">
      <w:start w:val="1"/>
      <w:numFmt w:val="bullet"/>
      <w:lvlText w:val=""/>
      <w:lvlJc w:val="left"/>
      <w:pPr>
        <w:ind w:left="3240" w:hanging="360"/>
      </w:pPr>
      <w:rPr>
        <w:rFonts w:ascii="Symbol" w:hAnsi="Symbol" w:hint="default"/>
      </w:rPr>
    </w:lvl>
    <w:lvl w:ilvl="4" w:tplc="94A61A04">
      <w:start w:val="1"/>
      <w:numFmt w:val="bullet"/>
      <w:lvlText w:val="o"/>
      <w:lvlJc w:val="left"/>
      <w:pPr>
        <w:ind w:left="3960" w:hanging="360"/>
      </w:pPr>
      <w:rPr>
        <w:rFonts w:ascii="Courier New" w:hAnsi="Courier New" w:hint="default"/>
      </w:rPr>
    </w:lvl>
    <w:lvl w:ilvl="5" w:tplc="4C3025A8">
      <w:start w:val="1"/>
      <w:numFmt w:val="bullet"/>
      <w:lvlText w:val=""/>
      <w:lvlJc w:val="left"/>
      <w:pPr>
        <w:ind w:left="4680" w:hanging="360"/>
      </w:pPr>
      <w:rPr>
        <w:rFonts w:ascii="Wingdings" w:hAnsi="Wingdings" w:hint="default"/>
      </w:rPr>
    </w:lvl>
    <w:lvl w:ilvl="6" w:tplc="220EC13A">
      <w:start w:val="1"/>
      <w:numFmt w:val="bullet"/>
      <w:lvlText w:val=""/>
      <w:lvlJc w:val="left"/>
      <w:pPr>
        <w:ind w:left="5400" w:hanging="360"/>
      </w:pPr>
      <w:rPr>
        <w:rFonts w:ascii="Symbol" w:hAnsi="Symbol" w:hint="default"/>
      </w:rPr>
    </w:lvl>
    <w:lvl w:ilvl="7" w:tplc="507C0BC0">
      <w:start w:val="1"/>
      <w:numFmt w:val="bullet"/>
      <w:lvlText w:val="o"/>
      <w:lvlJc w:val="left"/>
      <w:pPr>
        <w:ind w:left="6120" w:hanging="360"/>
      </w:pPr>
      <w:rPr>
        <w:rFonts w:ascii="Courier New" w:hAnsi="Courier New" w:hint="default"/>
      </w:rPr>
    </w:lvl>
    <w:lvl w:ilvl="8" w:tplc="342E1466">
      <w:start w:val="1"/>
      <w:numFmt w:val="bullet"/>
      <w:lvlText w:val=""/>
      <w:lvlJc w:val="left"/>
      <w:pPr>
        <w:ind w:left="6840" w:hanging="360"/>
      </w:pPr>
      <w:rPr>
        <w:rFonts w:ascii="Wingdings" w:hAnsi="Wingdings" w:hint="default"/>
      </w:rPr>
    </w:lvl>
  </w:abstractNum>
  <w:abstractNum w:abstractNumId="9" w15:restartNumberingAfterBreak="0">
    <w:nsid w:val="1B29DC91"/>
    <w:multiLevelType w:val="hybridMultilevel"/>
    <w:tmpl w:val="5C7EAF0C"/>
    <w:lvl w:ilvl="0" w:tplc="CA9C5DD0">
      <w:start w:val="1"/>
      <w:numFmt w:val="bullet"/>
      <w:lvlText w:val=""/>
      <w:lvlJc w:val="left"/>
      <w:pPr>
        <w:ind w:left="720" w:hanging="360"/>
      </w:pPr>
      <w:rPr>
        <w:rFonts w:ascii="Symbol" w:hAnsi="Symbol" w:hint="default"/>
      </w:rPr>
    </w:lvl>
    <w:lvl w:ilvl="1" w:tplc="65A4A02A">
      <w:start w:val="1"/>
      <w:numFmt w:val="bullet"/>
      <w:lvlText w:val="o"/>
      <w:lvlJc w:val="left"/>
      <w:pPr>
        <w:ind w:left="1440" w:hanging="360"/>
      </w:pPr>
      <w:rPr>
        <w:rFonts w:ascii="Courier New" w:hAnsi="Courier New" w:hint="default"/>
      </w:rPr>
    </w:lvl>
    <w:lvl w:ilvl="2" w:tplc="096239D6">
      <w:start w:val="1"/>
      <w:numFmt w:val="bullet"/>
      <w:lvlText w:val=""/>
      <w:lvlJc w:val="left"/>
      <w:pPr>
        <w:ind w:left="2160" w:hanging="360"/>
      </w:pPr>
      <w:rPr>
        <w:rFonts w:ascii="Wingdings" w:hAnsi="Wingdings" w:hint="default"/>
      </w:rPr>
    </w:lvl>
    <w:lvl w:ilvl="3" w:tplc="24B80074">
      <w:start w:val="1"/>
      <w:numFmt w:val="bullet"/>
      <w:lvlText w:val=""/>
      <w:lvlJc w:val="left"/>
      <w:pPr>
        <w:ind w:left="2880" w:hanging="360"/>
      </w:pPr>
      <w:rPr>
        <w:rFonts w:ascii="Symbol" w:hAnsi="Symbol" w:hint="default"/>
      </w:rPr>
    </w:lvl>
    <w:lvl w:ilvl="4" w:tplc="E1CE2334">
      <w:start w:val="1"/>
      <w:numFmt w:val="bullet"/>
      <w:lvlText w:val="o"/>
      <w:lvlJc w:val="left"/>
      <w:pPr>
        <w:ind w:left="3600" w:hanging="360"/>
      </w:pPr>
      <w:rPr>
        <w:rFonts w:ascii="Courier New" w:hAnsi="Courier New" w:hint="default"/>
      </w:rPr>
    </w:lvl>
    <w:lvl w:ilvl="5" w:tplc="C666BD16">
      <w:start w:val="1"/>
      <w:numFmt w:val="bullet"/>
      <w:lvlText w:val=""/>
      <w:lvlJc w:val="left"/>
      <w:pPr>
        <w:ind w:left="4320" w:hanging="360"/>
      </w:pPr>
      <w:rPr>
        <w:rFonts w:ascii="Wingdings" w:hAnsi="Wingdings" w:hint="default"/>
      </w:rPr>
    </w:lvl>
    <w:lvl w:ilvl="6" w:tplc="7DE64DA8">
      <w:start w:val="1"/>
      <w:numFmt w:val="bullet"/>
      <w:lvlText w:val=""/>
      <w:lvlJc w:val="left"/>
      <w:pPr>
        <w:ind w:left="5040" w:hanging="360"/>
      </w:pPr>
      <w:rPr>
        <w:rFonts w:ascii="Symbol" w:hAnsi="Symbol" w:hint="default"/>
      </w:rPr>
    </w:lvl>
    <w:lvl w:ilvl="7" w:tplc="BFF26226">
      <w:start w:val="1"/>
      <w:numFmt w:val="bullet"/>
      <w:lvlText w:val="o"/>
      <w:lvlJc w:val="left"/>
      <w:pPr>
        <w:ind w:left="5760" w:hanging="360"/>
      </w:pPr>
      <w:rPr>
        <w:rFonts w:ascii="Courier New" w:hAnsi="Courier New" w:hint="default"/>
      </w:rPr>
    </w:lvl>
    <w:lvl w:ilvl="8" w:tplc="BF68AEDA">
      <w:start w:val="1"/>
      <w:numFmt w:val="bullet"/>
      <w:lvlText w:val=""/>
      <w:lvlJc w:val="left"/>
      <w:pPr>
        <w:ind w:left="6480" w:hanging="360"/>
      </w:pPr>
      <w:rPr>
        <w:rFonts w:ascii="Wingdings" w:hAnsi="Wingdings" w:hint="default"/>
      </w:rPr>
    </w:lvl>
  </w:abstractNum>
  <w:abstractNum w:abstractNumId="10" w15:restartNumberingAfterBreak="0">
    <w:nsid w:val="1E227715"/>
    <w:multiLevelType w:val="hybridMultilevel"/>
    <w:tmpl w:val="FFFFFFFF"/>
    <w:lvl w:ilvl="0" w:tplc="8BC0E40C">
      <w:start w:val="1"/>
      <w:numFmt w:val="bullet"/>
      <w:lvlText w:val=""/>
      <w:lvlJc w:val="left"/>
      <w:pPr>
        <w:ind w:left="720" w:hanging="360"/>
      </w:pPr>
      <w:rPr>
        <w:rFonts w:ascii="Symbol" w:hAnsi="Symbol" w:hint="default"/>
      </w:rPr>
    </w:lvl>
    <w:lvl w:ilvl="1" w:tplc="3B440166">
      <w:start w:val="1"/>
      <w:numFmt w:val="bullet"/>
      <w:lvlText w:val="o"/>
      <w:lvlJc w:val="left"/>
      <w:pPr>
        <w:ind w:left="1440" w:hanging="360"/>
      </w:pPr>
      <w:rPr>
        <w:rFonts w:ascii="Courier New" w:hAnsi="Courier New" w:hint="default"/>
      </w:rPr>
    </w:lvl>
    <w:lvl w:ilvl="2" w:tplc="01B8365C">
      <w:start w:val="1"/>
      <w:numFmt w:val="bullet"/>
      <w:lvlText w:val=""/>
      <w:lvlJc w:val="left"/>
      <w:pPr>
        <w:ind w:left="2160" w:hanging="360"/>
      </w:pPr>
      <w:rPr>
        <w:rFonts w:ascii="Wingdings" w:hAnsi="Wingdings" w:hint="default"/>
      </w:rPr>
    </w:lvl>
    <w:lvl w:ilvl="3" w:tplc="D9983178">
      <w:start w:val="1"/>
      <w:numFmt w:val="bullet"/>
      <w:lvlText w:val=""/>
      <w:lvlJc w:val="left"/>
      <w:pPr>
        <w:ind w:left="2880" w:hanging="360"/>
      </w:pPr>
      <w:rPr>
        <w:rFonts w:ascii="Symbol" w:hAnsi="Symbol" w:hint="default"/>
      </w:rPr>
    </w:lvl>
    <w:lvl w:ilvl="4" w:tplc="1CC6329E">
      <w:start w:val="1"/>
      <w:numFmt w:val="bullet"/>
      <w:lvlText w:val="o"/>
      <w:lvlJc w:val="left"/>
      <w:pPr>
        <w:ind w:left="3600" w:hanging="360"/>
      </w:pPr>
      <w:rPr>
        <w:rFonts w:ascii="Courier New" w:hAnsi="Courier New" w:hint="default"/>
      </w:rPr>
    </w:lvl>
    <w:lvl w:ilvl="5" w:tplc="30A0BBF6">
      <w:start w:val="1"/>
      <w:numFmt w:val="bullet"/>
      <w:lvlText w:val=""/>
      <w:lvlJc w:val="left"/>
      <w:pPr>
        <w:ind w:left="4320" w:hanging="360"/>
      </w:pPr>
      <w:rPr>
        <w:rFonts w:ascii="Wingdings" w:hAnsi="Wingdings" w:hint="default"/>
      </w:rPr>
    </w:lvl>
    <w:lvl w:ilvl="6" w:tplc="6EF0711A">
      <w:start w:val="1"/>
      <w:numFmt w:val="bullet"/>
      <w:lvlText w:val=""/>
      <w:lvlJc w:val="left"/>
      <w:pPr>
        <w:ind w:left="5040" w:hanging="360"/>
      </w:pPr>
      <w:rPr>
        <w:rFonts w:ascii="Symbol" w:hAnsi="Symbol" w:hint="default"/>
      </w:rPr>
    </w:lvl>
    <w:lvl w:ilvl="7" w:tplc="9370BF88">
      <w:start w:val="1"/>
      <w:numFmt w:val="bullet"/>
      <w:lvlText w:val="o"/>
      <w:lvlJc w:val="left"/>
      <w:pPr>
        <w:ind w:left="5760" w:hanging="360"/>
      </w:pPr>
      <w:rPr>
        <w:rFonts w:ascii="Courier New" w:hAnsi="Courier New" w:hint="default"/>
      </w:rPr>
    </w:lvl>
    <w:lvl w:ilvl="8" w:tplc="6F940AF4">
      <w:start w:val="1"/>
      <w:numFmt w:val="bullet"/>
      <w:lvlText w:val=""/>
      <w:lvlJc w:val="left"/>
      <w:pPr>
        <w:ind w:left="6480" w:hanging="360"/>
      </w:pPr>
      <w:rPr>
        <w:rFonts w:ascii="Wingdings" w:hAnsi="Wingdings" w:hint="default"/>
      </w:rPr>
    </w:lvl>
  </w:abstractNum>
  <w:abstractNum w:abstractNumId="11" w15:restartNumberingAfterBreak="0">
    <w:nsid w:val="2A5F40CE"/>
    <w:multiLevelType w:val="hybridMultilevel"/>
    <w:tmpl w:val="E03873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DF2DCA0"/>
    <w:multiLevelType w:val="hybridMultilevel"/>
    <w:tmpl w:val="FFFFFFFF"/>
    <w:lvl w:ilvl="0" w:tplc="285A7624">
      <w:start w:val="1"/>
      <w:numFmt w:val="bullet"/>
      <w:lvlText w:val=""/>
      <w:lvlJc w:val="left"/>
      <w:pPr>
        <w:ind w:left="720" w:hanging="360"/>
      </w:pPr>
      <w:rPr>
        <w:rFonts w:ascii="Symbol" w:hAnsi="Symbol" w:hint="default"/>
      </w:rPr>
    </w:lvl>
    <w:lvl w:ilvl="1" w:tplc="C4E29E76">
      <w:start w:val="1"/>
      <w:numFmt w:val="bullet"/>
      <w:lvlText w:val="o"/>
      <w:lvlJc w:val="left"/>
      <w:pPr>
        <w:ind w:left="1440" w:hanging="360"/>
      </w:pPr>
      <w:rPr>
        <w:rFonts w:ascii="Courier New" w:hAnsi="Courier New" w:hint="default"/>
      </w:rPr>
    </w:lvl>
    <w:lvl w:ilvl="2" w:tplc="86A28594">
      <w:start w:val="1"/>
      <w:numFmt w:val="bullet"/>
      <w:lvlText w:val=""/>
      <w:lvlJc w:val="left"/>
      <w:pPr>
        <w:ind w:left="2160" w:hanging="360"/>
      </w:pPr>
      <w:rPr>
        <w:rFonts w:ascii="Wingdings" w:hAnsi="Wingdings" w:hint="default"/>
      </w:rPr>
    </w:lvl>
    <w:lvl w:ilvl="3" w:tplc="F9BEB552">
      <w:start w:val="1"/>
      <w:numFmt w:val="bullet"/>
      <w:lvlText w:val=""/>
      <w:lvlJc w:val="left"/>
      <w:pPr>
        <w:ind w:left="2880" w:hanging="360"/>
      </w:pPr>
      <w:rPr>
        <w:rFonts w:ascii="Symbol" w:hAnsi="Symbol" w:hint="default"/>
      </w:rPr>
    </w:lvl>
    <w:lvl w:ilvl="4" w:tplc="B1CC8E14">
      <w:start w:val="1"/>
      <w:numFmt w:val="bullet"/>
      <w:lvlText w:val="o"/>
      <w:lvlJc w:val="left"/>
      <w:pPr>
        <w:ind w:left="3600" w:hanging="360"/>
      </w:pPr>
      <w:rPr>
        <w:rFonts w:ascii="Courier New" w:hAnsi="Courier New" w:hint="default"/>
      </w:rPr>
    </w:lvl>
    <w:lvl w:ilvl="5" w:tplc="0978C0E6">
      <w:start w:val="1"/>
      <w:numFmt w:val="bullet"/>
      <w:lvlText w:val=""/>
      <w:lvlJc w:val="left"/>
      <w:pPr>
        <w:ind w:left="4320" w:hanging="360"/>
      </w:pPr>
      <w:rPr>
        <w:rFonts w:ascii="Wingdings" w:hAnsi="Wingdings" w:hint="default"/>
      </w:rPr>
    </w:lvl>
    <w:lvl w:ilvl="6" w:tplc="A7B6819C">
      <w:start w:val="1"/>
      <w:numFmt w:val="bullet"/>
      <w:lvlText w:val=""/>
      <w:lvlJc w:val="left"/>
      <w:pPr>
        <w:ind w:left="5040" w:hanging="360"/>
      </w:pPr>
      <w:rPr>
        <w:rFonts w:ascii="Symbol" w:hAnsi="Symbol" w:hint="default"/>
      </w:rPr>
    </w:lvl>
    <w:lvl w:ilvl="7" w:tplc="D076B902">
      <w:start w:val="1"/>
      <w:numFmt w:val="bullet"/>
      <w:lvlText w:val="o"/>
      <w:lvlJc w:val="left"/>
      <w:pPr>
        <w:ind w:left="5760" w:hanging="360"/>
      </w:pPr>
      <w:rPr>
        <w:rFonts w:ascii="Courier New" w:hAnsi="Courier New" w:hint="default"/>
      </w:rPr>
    </w:lvl>
    <w:lvl w:ilvl="8" w:tplc="0E0A0D58">
      <w:start w:val="1"/>
      <w:numFmt w:val="bullet"/>
      <w:lvlText w:val=""/>
      <w:lvlJc w:val="left"/>
      <w:pPr>
        <w:ind w:left="6480" w:hanging="360"/>
      </w:pPr>
      <w:rPr>
        <w:rFonts w:ascii="Wingdings" w:hAnsi="Wingdings" w:hint="default"/>
      </w:rPr>
    </w:lvl>
  </w:abstractNum>
  <w:abstractNum w:abstractNumId="13" w15:restartNumberingAfterBreak="0">
    <w:nsid w:val="2E291849"/>
    <w:multiLevelType w:val="hybridMultilevel"/>
    <w:tmpl w:val="D714AD8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3B7C6A4"/>
    <w:multiLevelType w:val="hybridMultilevel"/>
    <w:tmpl w:val="3CC6C5EE"/>
    <w:lvl w:ilvl="0" w:tplc="E4FC3CA0">
      <w:start w:val="1"/>
      <w:numFmt w:val="bullet"/>
      <w:lvlText w:val=""/>
      <w:lvlJc w:val="left"/>
      <w:pPr>
        <w:ind w:left="720" w:hanging="360"/>
      </w:pPr>
      <w:rPr>
        <w:rFonts w:ascii="Symbol" w:hAnsi="Symbol" w:hint="default"/>
      </w:rPr>
    </w:lvl>
    <w:lvl w:ilvl="1" w:tplc="536A83C0">
      <w:start w:val="1"/>
      <w:numFmt w:val="bullet"/>
      <w:lvlText w:val="o"/>
      <w:lvlJc w:val="left"/>
      <w:pPr>
        <w:ind w:left="1440" w:hanging="360"/>
      </w:pPr>
      <w:rPr>
        <w:rFonts w:ascii="Courier New" w:hAnsi="Courier New" w:hint="default"/>
      </w:rPr>
    </w:lvl>
    <w:lvl w:ilvl="2" w:tplc="03CCE444">
      <w:start w:val="1"/>
      <w:numFmt w:val="bullet"/>
      <w:lvlText w:val=""/>
      <w:lvlJc w:val="left"/>
      <w:pPr>
        <w:ind w:left="2160" w:hanging="360"/>
      </w:pPr>
      <w:rPr>
        <w:rFonts w:ascii="Wingdings" w:hAnsi="Wingdings" w:hint="default"/>
      </w:rPr>
    </w:lvl>
    <w:lvl w:ilvl="3" w:tplc="8A30D4F4">
      <w:start w:val="1"/>
      <w:numFmt w:val="bullet"/>
      <w:lvlText w:val=""/>
      <w:lvlJc w:val="left"/>
      <w:pPr>
        <w:ind w:left="2880" w:hanging="360"/>
      </w:pPr>
      <w:rPr>
        <w:rFonts w:ascii="Symbol" w:hAnsi="Symbol" w:hint="default"/>
      </w:rPr>
    </w:lvl>
    <w:lvl w:ilvl="4" w:tplc="24541F1E">
      <w:start w:val="1"/>
      <w:numFmt w:val="bullet"/>
      <w:lvlText w:val="o"/>
      <w:lvlJc w:val="left"/>
      <w:pPr>
        <w:ind w:left="3600" w:hanging="360"/>
      </w:pPr>
      <w:rPr>
        <w:rFonts w:ascii="Courier New" w:hAnsi="Courier New" w:hint="default"/>
      </w:rPr>
    </w:lvl>
    <w:lvl w:ilvl="5" w:tplc="4BE4DA78">
      <w:start w:val="1"/>
      <w:numFmt w:val="bullet"/>
      <w:lvlText w:val=""/>
      <w:lvlJc w:val="left"/>
      <w:pPr>
        <w:ind w:left="4320" w:hanging="360"/>
      </w:pPr>
      <w:rPr>
        <w:rFonts w:ascii="Wingdings" w:hAnsi="Wingdings" w:hint="default"/>
      </w:rPr>
    </w:lvl>
    <w:lvl w:ilvl="6" w:tplc="BE76594A">
      <w:start w:val="1"/>
      <w:numFmt w:val="bullet"/>
      <w:lvlText w:val=""/>
      <w:lvlJc w:val="left"/>
      <w:pPr>
        <w:ind w:left="5040" w:hanging="360"/>
      </w:pPr>
      <w:rPr>
        <w:rFonts w:ascii="Symbol" w:hAnsi="Symbol" w:hint="default"/>
      </w:rPr>
    </w:lvl>
    <w:lvl w:ilvl="7" w:tplc="E672630E">
      <w:start w:val="1"/>
      <w:numFmt w:val="bullet"/>
      <w:lvlText w:val="o"/>
      <w:lvlJc w:val="left"/>
      <w:pPr>
        <w:ind w:left="5760" w:hanging="360"/>
      </w:pPr>
      <w:rPr>
        <w:rFonts w:ascii="Courier New" w:hAnsi="Courier New" w:hint="default"/>
      </w:rPr>
    </w:lvl>
    <w:lvl w:ilvl="8" w:tplc="7F7A0EE2">
      <w:start w:val="1"/>
      <w:numFmt w:val="bullet"/>
      <w:lvlText w:val=""/>
      <w:lvlJc w:val="left"/>
      <w:pPr>
        <w:ind w:left="6480" w:hanging="360"/>
      </w:pPr>
      <w:rPr>
        <w:rFonts w:ascii="Wingdings" w:hAnsi="Wingdings" w:hint="default"/>
      </w:rPr>
    </w:lvl>
  </w:abstractNum>
  <w:abstractNum w:abstractNumId="15" w15:restartNumberingAfterBreak="0">
    <w:nsid w:val="3452D588"/>
    <w:multiLevelType w:val="hybridMultilevel"/>
    <w:tmpl w:val="FFFFFFFF"/>
    <w:lvl w:ilvl="0" w:tplc="B058C464">
      <w:start w:val="1"/>
      <w:numFmt w:val="bullet"/>
      <w:lvlText w:val=""/>
      <w:lvlJc w:val="left"/>
      <w:pPr>
        <w:ind w:left="720" w:hanging="360"/>
      </w:pPr>
      <w:rPr>
        <w:rFonts w:ascii="Symbol" w:hAnsi="Symbol" w:hint="default"/>
      </w:rPr>
    </w:lvl>
    <w:lvl w:ilvl="1" w:tplc="C2060B14">
      <w:start w:val="1"/>
      <w:numFmt w:val="bullet"/>
      <w:lvlText w:val="o"/>
      <w:lvlJc w:val="left"/>
      <w:pPr>
        <w:ind w:left="1440" w:hanging="360"/>
      </w:pPr>
      <w:rPr>
        <w:rFonts w:ascii="Courier New" w:hAnsi="Courier New" w:hint="default"/>
      </w:rPr>
    </w:lvl>
    <w:lvl w:ilvl="2" w:tplc="71124B5A">
      <w:start w:val="1"/>
      <w:numFmt w:val="bullet"/>
      <w:lvlText w:val=""/>
      <w:lvlJc w:val="left"/>
      <w:pPr>
        <w:ind w:left="2160" w:hanging="360"/>
      </w:pPr>
      <w:rPr>
        <w:rFonts w:ascii="Wingdings" w:hAnsi="Wingdings" w:hint="default"/>
      </w:rPr>
    </w:lvl>
    <w:lvl w:ilvl="3" w:tplc="312CC4B4">
      <w:start w:val="1"/>
      <w:numFmt w:val="bullet"/>
      <w:lvlText w:val=""/>
      <w:lvlJc w:val="left"/>
      <w:pPr>
        <w:ind w:left="2880" w:hanging="360"/>
      </w:pPr>
      <w:rPr>
        <w:rFonts w:ascii="Symbol" w:hAnsi="Symbol" w:hint="default"/>
      </w:rPr>
    </w:lvl>
    <w:lvl w:ilvl="4" w:tplc="C58044B2">
      <w:start w:val="1"/>
      <w:numFmt w:val="bullet"/>
      <w:lvlText w:val="o"/>
      <w:lvlJc w:val="left"/>
      <w:pPr>
        <w:ind w:left="3600" w:hanging="360"/>
      </w:pPr>
      <w:rPr>
        <w:rFonts w:ascii="Courier New" w:hAnsi="Courier New" w:hint="default"/>
      </w:rPr>
    </w:lvl>
    <w:lvl w:ilvl="5" w:tplc="D7C4F730">
      <w:start w:val="1"/>
      <w:numFmt w:val="bullet"/>
      <w:lvlText w:val=""/>
      <w:lvlJc w:val="left"/>
      <w:pPr>
        <w:ind w:left="4320" w:hanging="360"/>
      </w:pPr>
      <w:rPr>
        <w:rFonts w:ascii="Wingdings" w:hAnsi="Wingdings" w:hint="default"/>
      </w:rPr>
    </w:lvl>
    <w:lvl w:ilvl="6" w:tplc="77DCC804">
      <w:start w:val="1"/>
      <w:numFmt w:val="bullet"/>
      <w:lvlText w:val=""/>
      <w:lvlJc w:val="left"/>
      <w:pPr>
        <w:ind w:left="5040" w:hanging="360"/>
      </w:pPr>
      <w:rPr>
        <w:rFonts w:ascii="Symbol" w:hAnsi="Symbol" w:hint="default"/>
      </w:rPr>
    </w:lvl>
    <w:lvl w:ilvl="7" w:tplc="BB2ACD8E">
      <w:start w:val="1"/>
      <w:numFmt w:val="bullet"/>
      <w:lvlText w:val="o"/>
      <w:lvlJc w:val="left"/>
      <w:pPr>
        <w:ind w:left="5760" w:hanging="360"/>
      </w:pPr>
      <w:rPr>
        <w:rFonts w:ascii="Courier New" w:hAnsi="Courier New" w:hint="default"/>
      </w:rPr>
    </w:lvl>
    <w:lvl w:ilvl="8" w:tplc="3A08C3DE">
      <w:start w:val="1"/>
      <w:numFmt w:val="bullet"/>
      <w:lvlText w:val=""/>
      <w:lvlJc w:val="left"/>
      <w:pPr>
        <w:ind w:left="6480" w:hanging="360"/>
      </w:pPr>
      <w:rPr>
        <w:rFonts w:ascii="Wingdings" w:hAnsi="Wingdings" w:hint="default"/>
      </w:rPr>
    </w:lvl>
  </w:abstractNum>
  <w:abstractNum w:abstractNumId="16" w15:restartNumberingAfterBreak="0">
    <w:nsid w:val="38B88C52"/>
    <w:multiLevelType w:val="hybridMultilevel"/>
    <w:tmpl w:val="FFFFFFFF"/>
    <w:lvl w:ilvl="0" w:tplc="2A94E5A0">
      <w:start w:val="1"/>
      <w:numFmt w:val="bullet"/>
      <w:lvlText w:val=""/>
      <w:lvlJc w:val="left"/>
      <w:pPr>
        <w:ind w:left="720" w:hanging="360"/>
      </w:pPr>
      <w:rPr>
        <w:rFonts w:ascii="Symbol" w:hAnsi="Symbol" w:hint="default"/>
      </w:rPr>
    </w:lvl>
    <w:lvl w:ilvl="1" w:tplc="C032B7AC">
      <w:start w:val="1"/>
      <w:numFmt w:val="bullet"/>
      <w:lvlText w:val="o"/>
      <w:lvlJc w:val="left"/>
      <w:pPr>
        <w:ind w:left="1440" w:hanging="360"/>
      </w:pPr>
      <w:rPr>
        <w:rFonts w:ascii="Courier New" w:hAnsi="Courier New" w:hint="default"/>
      </w:rPr>
    </w:lvl>
    <w:lvl w:ilvl="2" w:tplc="B2D65CA8">
      <w:start w:val="1"/>
      <w:numFmt w:val="bullet"/>
      <w:lvlText w:val=""/>
      <w:lvlJc w:val="left"/>
      <w:pPr>
        <w:ind w:left="2160" w:hanging="360"/>
      </w:pPr>
      <w:rPr>
        <w:rFonts w:ascii="Wingdings" w:hAnsi="Wingdings" w:hint="default"/>
      </w:rPr>
    </w:lvl>
    <w:lvl w:ilvl="3" w:tplc="1324D0CE">
      <w:start w:val="1"/>
      <w:numFmt w:val="bullet"/>
      <w:lvlText w:val=""/>
      <w:lvlJc w:val="left"/>
      <w:pPr>
        <w:ind w:left="2880" w:hanging="360"/>
      </w:pPr>
      <w:rPr>
        <w:rFonts w:ascii="Symbol" w:hAnsi="Symbol" w:hint="default"/>
      </w:rPr>
    </w:lvl>
    <w:lvl w:ilvl="4" w:tplc="12A21878">
      <w:start w:val="1"/>
      <w:numFmt w:val="bullet"/>
      <w:lvlText w:val="o"/>
      <w:lvlJc w:val="left"/>
      <w:pPr>
        <w:ind w:left="3600" w:hanging="360"/>
      </w:pPr>
      <w:rPr>
        <w:rFonts w:ascii="Courier New" w:hAnsi="Courier New" w:hint="default"/>
      </w:rPr>
    </w:lvl>
    <w:lvl w:ilvl="5" w:tplc="1B10BD0E">
      <w:start w:val="1"/>
      <w:numFmt w:val="bullet"/>
      <w:lvlText w:val=""/>
      <w:lvlJc w:val="left"/>
      <w:pPr>
        <w:ind w:left="4320" w:hanging="360"/>
      </w:pPr>
      <w:rPr>
        <w:rFonts w:ascii="Wingdings" w:hAnsi="Wingdings" w:hint="default"/>
      </w:rPr>
    </w:lvl>
    <w:lvl w:ilvl="6" w:tplc="4AB442BA">
      <w:start w:val="1"/>
      <w:numFmt w:val="bullet"/>
      <w:lvlText w:val=""/>
      <w:lvlJc w:val="left"/>
      <w:pPr>
        <w:ind w:left="5040" w:hanging="360"/>
      </w:pPr>
      <w:rPr>
        <w:rFonts w:ascii="Symbol" w:hAnsi="Symbol" w:hint="default"/>
      </w:rPr>
    </w:lvl>
    <w:lvl w:ilvl="7" w:tplc="694048AC">
      <w:start w:val="1"/>
      <w:numFmt w:val="bullet"/>
      <w:lvlText w:val="o"/>
      <w:lvlJc w:val="left"/>
      <w:pPr>
        <w:ind w:left="5760" w:hanging="360"/>
      </w:pPr>
      <w:rPr>
        <w:rFonts w:ascii="Courier New" w:hAnsi="Courier New" w:hint="default"/>
      </w:rPr>
    </w:lvl>
    <w:lvl w:ilvl="8" w:tplc="60B46E7A">
      <w:start w:val="1"/>
      <w:numFmt w:val="bullet"/>
      <w:lvlText w:val=""/>
      <w:lvlJc w:val="left"/>
      <w:pPr>
        <w:ind w:left="6480" w:hanging="360"/>
      </w:pPr>
      <w:rPr>
        <w:rFonts w:ascii="Wingdings" w:hAnsi="Wingdings" w:hint="default"/>
      </w:rPr>
    </w:lvl>
  </w:abstractNum>
  <w:abstractNum w:abstractNumId="17" w15:restartNumberingAfterBreak="0">
    <w:nsid w:val="39713708"/>
    <w:multiLevelType w:val="hybridMultilevel"/>
    <w:tmpl w:val="B4E088C8"/>
    <w:lvl w:ilvl="0" w:tplc="D68441A6">
      <w:start w:val="1"/>
      <w:numFmt w:val="bullet"/>
      <w:lvlText w:val=""/>
      <w:lvlJc w:val="left"/>
      <w:pPr>
        <w:ind w:left="1080" w:hanging="360"/>
      </w:pPr>
      <w:rPr>
        <w:rFonts w:ascii="Symbol" w:hAnsi="Symbol" w:hint="default"/>
      </w:rPr>
    </w:lvl>
    <w:lvl w:ilvl="1" w:tplc="00E0D8C0">
      <w:start w:val="1"/>
      <w:numFmt w:val="bullet"/>
      <w:lvlText w:val="o"/>
      <w:lvlJc w:val="left"/>
      <w:pPr>
        <w:ind w:left="1800" w:hanging="360"/>
      </w:pPr>
      <w:rPr>
        <w:rFonts w:ascii="Courier New" w:hAnsi="Courier New" w:hint="default"/>
      </w:rPr>
    </w:lvl>
    <w:lvl w:ilvl="2" w:tplc="D41A645C">
      <w:start w:val="1"/>
      <w:numFmt w:val="bullet"/>
      <w:lvlText w:val=""/>
      <w:lvlJc w:val="left"/>
      <w:pPr>
        <w:ind w:left="2520" w:hanging="360"/>
      </w:pPr>
      <w:rPr>
        <w:rFonts w:ascii="Wingdings" w:hAnsi="Wingdings" w:hint="default"/>
      </w:rPr>
    </w:lvl>
    <w:lvl w:ilvl="3" w:tplc="81645D3C">
      <w:start w:val="1"/>
      <w:numFmt w:val="bullet"/>
      <w:lvlText w:val=""/>
      <w:lvlJc w:val="left"/>
      <w:pPr>
        <w:ind w:left="3240" w:hanging="360"/>
      </w:pPr>
      <w:rPr>
        <w:rFonts w:ascii="Symbol" w:hAnsi="Symbol" w:hint="default"/>
      </w:rPr>
    </w:lvl>
    <w:lvl w:ilvl="4" w:tplc="5694FAB4">
      <w:start w:val="1"/>
      <w:numFmt w:val="bullet"/>
      <w:lvlText w:val="o"/>
      <w:lvlJc w:val="left"/>
      <w:pPr>
        <w:ind w:left="3960" w:hanging="360"/>
      </w:pPr>
      <w:rPr>
        <w:rFonts w:ascii="Courier New" w:hAnsi="Courier New" w:hint="default"/>
      </w:rPr>
    </w:lvl>
    <w:lvl w:ilvl="5" w:tplc="6464B418">
      <w:start w:val="1"/>
      <w:numFmt w:val="bullet"/>
      <w:lvlText w:val=""/>
      <w:lvlJc w:val="left"/>
      <w:pPr>
        <w:ind w:left="4680" w:hanging="360"/>
      </w:pPr>
      <w:rPr>
        <w:rFonts w:ascii="Wingdings" w:hAnsi="Wingdings" w:hint="default"/>
      </w:rPr>
    </w:lvl>
    <w:lvl w:ilvl="6" w:tplc="99583D58">
      <w:start w:val="1"/>
      <w:numFmt w:val="bullet"/>
      <w:lvlText w:val=""/>
      <w:lvlJc w:val="left"/>
      <w:pPr>
        <w:ind w:left="5400" w:hanging="360"/>
      </w:pPr>
      <w:rPr>
        <w:rFonts w:ascii="Symbol" w:hAnsi="Symbol" w:hint="default"/>
      </w:rPr>
    </w:lvl>
    <w:lvl w:ilvl="7" w:tplc="B63A476E">
      <w:start w:val="1"/>
      <w:numFmt w:val="bullet"/>
      <w:lvlText w:val="o"/>
      <w:lvlJc w:val="left"/>
      <w:pPr>
        <w:ind w:left="6120" w:hanging="360"/>
      </w:pPr>
      <w:rPr>
        <w:rFonts w:ascii="Courier New" w:hAnsi="Courier New" w:hint="default"/>
      </w:rPr>
    </w:lvl>
    <w:lvl w:ilvl="8" w:tplc="BB1A8186">
      <w:start w:val="1"/>
      <w:numFmt w:val="bullet"/>
      <w:lvlText w:val=""/>
      <w:lvlJc w:val="left"/>
      <w:pPr>
        <w:ind w:left="6840" w:hanging="360"/>
      </w:pPr>
      <w:rPr>
        <w:rFonts w:ascii="Wingdings" w:hAnsi="Wingdings" w:hint="default"/>
      </w:rPr>
    </w:lvl>
  </w:abstractNum>
  <w:abstractNum w:abstractNumId="18" w15:restartNumberingAfterBreak="0">
    <w:nsid w:val="3A12E100"/>
    <w:multiLevelType w:val="hybridMultilevel"/>
    <w:tmpl w:val="EB329BDA"/>
    <w:lvl w:ilvl="0" w:tplc="7BC84E16">
      <w:start w:val="1"/>
      <w:numFmt w:val="bullet"/>
      <w:lvlText w:val=""/>
      <w:lvlJc w:val="left"/>
      <w:pPr>
        <w:ind w:left="1080" w:hanging="360"/>
      </w:pPr>
      <w:rPr>
        <w:rFonts w:ascii="Symbol" w:hAnsi="Symbol" w:hint="default"/>
      </w:rPr>
    </w:lvl>
    <w:lvl w:ilvl="1" w:tplc="FFEA821C">
      <w:start w:val="1"/>
      <w:numFmt w:val="bullet"/>
      <w:lvlText w:val="o"/>
      <w:lvlJc w:val="left"/>
      <w:pPr>
        <w:ind w:left="1800" w:hanging="360"/>
      </w:pPr>
      <w:rPr>
        <w:rFonts w:ascii="Courier New" w:hAnsi="Courier New" w:hint="default"/>
      </w:rPr>
    </w:lvl>
    <w:lvl w:ilvl="2" w:tplc="CC1CD742">
      <w:start w:val="1"/>
      <w:numFmt w:val="bullet"/>
      <w:lvlText w:val=""/>
      <w:lvlJc w:val="left"/>
      <w:pPr>
        <w:ind w:left="2520" w:hanging="360"/>
      </w:pPr>
      <w:rPr>
        <w:rFonts w:ascii="Wingdings" w:hAnsi="Wingdings" w:hint="default"/>
      </w:rPr>
    </w:lvl>
    <w:lvl w:ilvl="3" w:tplc="AB4C3018">
      <w:start w:val="1"/>
      <w:numFmt w:val="bullet"/>
      <w:lvlText w:val=""/>
      <w:lvlJc w:val="left"/>
      <w:pPr>
        <w:ind w:left="3240" w:hanging="360"/>
      </w:pPr>
      <w:rPr>
        <w:rFonts w:ascii="Symbol" w:hAnsi="Symbol" w:hint="default"/>
      </w:rPr>
    </w:lvl>
    <w:lvl w:ilvl="4" w:tplc="5EC4F1C0">
      <w:start w:val="1"/>
      <w:numFmt w:val="bullet"/>
      <w:lvlText w:val="o"/>
      <w:lvlJc w:val="left"/>
      <w:pPr>
        <w:ind w:left="3960" w:hanging="360"/>
      </w:pPr>
      <w:rPr>
        <w:rFonts w:ascii="Courier New" w:hAnsi="Courier New" w:hint="default"/>
      </w:rPr>
    </w:lvl>
    <w:lvl w:ilvl="5" w:tplc="E2767C72">
      <w:start w:val="1"/>
      <w:numFmt w:val="bullet"/>
      <w:lvlText w:val=""/>
      <w:lvlJc w:val="left"/>
      <w:pPr>
        <w:ind w:left="4680" w:hanging="360"/>
      </w:pPr>
      <w:rPr>
        <w:rFonts w:ascii="Wingdings" w:hAnsi="Wingdings" w:hint="default"/>
      </w:rPr>
    </w:lvl>
    <w:lvl w:ilvl="6" w:tplc="910284E8">
      <w:start w:val="1"/>
      <w:numFmt w:val="bullet"/>
      <w:lvlText w:val=""/>
      <w:lvlJc w:val="left"/>
      <w:pPr>
        <w:ind w:left="5400" w:hanging="360"/>
      </w:pPr>
      <w:rPr>
        <w:rFonts w:ascii="Symbol" w:hAnsi="Symbol" w:hint="default"/>
      </w:rPr>
    </w:lvl>
    <w:lvl w:ilvl="7" w:tplc="1C5EA760">
      <w:start w:val="1"/>
      <w:numFmt w:val="bullet"/>
      <w:lvlText w:val="o"/>
      <w:lvlJc w:val="left"/>
      <w:pPr>
        <w:ind w:left="6120" w:hanging="360"/>
      </w:pPr>
      <w:rPr>
        <w:rFonts w:ascii="Courier New" w:hAnsi="Courier New" w:hint="default"/>
      </w:rPr>
    </w:lvl>
    <w:lvl w:ilvl="8" w:tplc="BE462F22">
      <w:start w:val="1"/>
      <w:numFmt w:val="bullet"/>
      <w:lvlText w:val=""/>
      <w:lvlJc w:val="left"/>
      <w:pPr>
        <w:ind w:left="6840" w:hanging="360"/>
      </w:pPr>
      <w:rPr>
        <w:rFonts w:ascii="Wingdings" w:hAnsi="Wingdings" w:hint="default"/>
      </w:rPr>
    </w:lvl>
  </w:abstractNum>
  <w:abstractNum w:abstractNumId="19" w15:restartNumberingAfterBreak="0">
    <w:nsid w:val="3D47351C"/>
    <w:multiLevelType w:val="hybridMultilevel"/>
    <w:tmpl w:val="FFFFFFFF"/>
    <w:lvl w:ilvl="0" w:tplc="0FD83772">
      <w:start w:val="1"/>
      <w:numFmt w:val="bullet"/>
      <w:lvlText w:val=""/>
      <w:lvlJc w:val="left"/>
      <w:pPr>
        <w:ind w:left="720" w:hanging="360"/>
      </w:pPr>
      <w:rPr>
        <w:rFonts w:ascii="Symbol" w:hAnsi="Symbol" w:hint="default"/>
      </w:rPr>
    </w:lvl>
    <w:lvl w:ilvl="1" w:tplc="89283070">
      <w:start w:val="1"/>
      <w:numFmt w:val="bullet"/>
      <w:lvlText w:val="o"/>
      <w:lvlJc w:val="left"/>
      <w:pPr>
        <w:ind w:left="1440" w:hanging="360"/>
      </w:pPr>
      <w:rPr>
        <w:rFonts w:ascii="Courier New" w:hAnsi="Courier New" w:hint="default"/>
      </w:rPr>
    </w:lvl>
    <w:lvl w:ilvl="2" w:tplc="A978CB4A">
      <w:start w:val="1"/>
      <w:numFmt w:val="bullet"/>
      <w:lvlText w:val=""/>
      <w:lvlJc w:val="left"/>
      <w:pPr>
        <w:ind w:left="2160" w:hanging="360"/>
      </w:pPr>
      <w:rPr>
        <w:rFonts w:ascii="Wingdings" w:hAnsi="Wingdings" w:hint="default"/>
      </w:rPr>
    </w:lvl>
    <w:lvl w:ilvl="3" w:tplc="73D89EC4">
      <w:start w:val="1"/>
      <w:numFmt w:val="bullet"/>
      <w:lvlText w:val=""/>
      <w:lvlJc w:val="left"/>
      <w:pPr>
        <w:ind w:left="2880" w:hanging="360"/>
      </w:pPr>
      <w:rPr>
        <w:rFonts w:ascii="Symbol" w:hAnsi="Symbol" w:hint="default"/>
      </w:rPr>
    </w:lvl>
    <w:lvl w:ilvl="4" w:tplc="62721F94">
      <w:start w:val="1"/>
      <w:numFmt w:val="bullet"/>
      <w:lvlText w:val="o"/>
      <w:lvlJc w:val="left"/>
      <w:pPr>
        <w:ind w:left="3600" w:hanging="360"/>
      </w:pPr>
      <w:rPr>
        <w:rFonts w:ascii="Courier New" w:hAnsi="Courier New" w:hint="default"/>
      </w:rPr>
    </w:lvl>
    <w:lvl w:ilvl="5" w:tplc="FA984C88">
      <w:start w:val="1"/>
      <w:numFmt w:val="bullet"/>
      <w:lvlText w:val=""/>
      <w:lvlJc w:val="left"/>
      <w:pPr>
        <w:ind w:left="4320" w:hanging="360"/>
      </w:pPr>
      <w:rPr>
        <w:rFonts w:ascii="Wingdings" w:hAnsi="Wingdings" w:hint="default"/>
      </w:rPr>
    </w:lvl>
    <w:lvl w:ilvl="6" w:tplc="5472FD2C">
      <w:start w:val="1"/>
      <w:numFmt w:val="bullet"/>
      <w:lvlText w:val=""/>
      <w:lvlJc w:val="left"/>
      <w:pPr>
        <w:ind w:left="5040" w:hanging="360"/>
      </w:pPr>
      <w:rPr>
        <w:rFonts w:ascii="Symbol" w:hAnsi="Symbol" w:hint="default"/>
      </w:rPr>
    </w:lvl>
    <w:lvl w:ilvl="7" w:tplc="2D30EFAC">
      <w:start w:val="1"/>
      <w:numFmt w:val="bullet"/>
      <w:lvlText w:val="o"/>
      <w:lvlJc w:val="left"/>
      <w:pPr>
        <w:ind w:left="5760" w:hanging="360"/>
      </w:pPr>
      <w:rPr>
        <w:rFonts w:ascii="Courier New" w:hAnsi="Courier New" w:hint="default"/>
      </w:rPr>
    </w:lvl>
    <w:lvl w:ilvl="8" w:tplc="2A3CA74A">
      <w:start w:val="1"/>
      <w:numFmt w:val="bullet"/>
      <w:lvlText w:val=""/>
      <w:lvlJc w:val="left"/>
      <w:pPr>
        <w:ind w:left="6480" w:hanging="360"/>
      </w:pPr>
      <w:rPr>
        <w:rFonts w:ascii="Wingdings" w:hAnsi="Wingdings" w:hint="default"/>
      </w:rPr>
    </w:lvl>
  </w:abstractNum>
  <w:abstractNum w:abstractNumId="20" w15:restartNumberingAfterBreak="0">
    <w:nsid w:val="3F8771A7"/>
    <w:multiLevelType w:val="hybridMultilevel"/>
    <w:tmpl w:val="C3B45C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1C5B2EC"/>
    <w:multiLevelType w:val="hybridMultilevel"/>
    <w:tmpl w:val="5546AEC2"/>
    <w:lvl w:ilvl="0" w:tplc="BEDEF3D6">
      <w:start w:val="1"/>
      <w:numFmt w:val="bullet"/>
      <w:lvlText w:val=""/>
      <w:lvlJc w:val="left"/>
      <w:pPr>
        <w:ind w:left="1080" w:hanging="360"/>
      </w:pPr>
      <w:rPr>
        <w:rFonts w:ascii="Symbol" w:hAnsi="Symbol" w:hint="default"/>
      </w:rPr>
    </w:lvl>
    <w:lvl w:ilvl="1" w:tplc="232A7C94">
      <w:start w:val="1"/>
      <w:numFmt w:val="bullet"/>
      <w:lvlText w:val="o"/>
      <w:lvlJc w:val="left"/>
      <w:pPr>
        <w:ind w:left="1800" w:hanging="360"/>
      </w:pPr>
      <w:rPr>
        <w:rFonts w:ascii="Courier New" w:hAnsi="Courier New" w:hint="default"/>
      </w:rPr>
    </w:lvl>
    <w:lvl w:ilvl="2" w:tplc="B75E4302">
      <w:start w:val="1"/>
      <w:numFmt w:val="bullet"/>
      <w:lvlText w:val=""/>
      <w:lvlJc w:val="left"/>
      <w:pPr>
        <w:ind w:left="2520" w:hanging="360"/>
      </w:pPr>
      <w:rPr>
        <w:rFonts w:ascii="Wingdings" w:hAnsi="Wingdings" w:hint="default"/>
      </w:rPr>
    </w:lvl>
    <w:lvl w:ilvl="3" w:tplc="31A4DB62">
      <w:start w:val="1"/>
      <w:numFmt w:val="bullet"/>
      <w:lvlText w:val=""/>
      <w:lvlJc w:val="left"/>
      <w:pPr>
        <w:ind w:left="3240" w:hanging="360"/>
      </w:pPr>
      <w:rPr>
        <w:rFonts w:ascii="Symbol" w:hAnsi="Symbol" w:hint="default"/>
      </w:rPr>
    </w:lvl>
    <w:lvl w:ilvl="4" w:tplc="D4F8DAAC">
      <w:start w:val="1"/>
      <w:numFmt w:val="bullet"/>
      <w:lvlText w:val="o"/>
      <w:lvlJc w:val="left"/>
      <w:pPr>
        <w:ind w:left="3960" w:hanging="360"/>
      </w:pPr>
      <w:rPr>
        <w:rFonts w:ascii="Courier New" w:hAnsi="Courier New" w:hint="default"/>
      </w:rPr>
    </w:lvl>
    <w:lvl w:ilvl="5" w:tplc="96D4EFEE">
      <w:start w:val="1"/>
      <w:numFmt w:val="bullet"/>
      <w:lvlText w:val=""/>
      <w:lvlJc w:val="left"/>
      <w:pPr>
        <w:ind w:left="4680" w:hanging="360"/>
      </w:pPr>
      <w:rPr>
        <w:rFonts w:ascii="Wingdings" w:hAnsi="Wingdings" w:hint="default"/>
      </w:rPr>
    </w:lvl>
    <w:lvl w:ilvl="6" w:tplc="2F16B392">
      <w:start w:val="1"/>
      <w:numFmt w:val="bullet"/>
      <w:lvlText w:val=""/>
      <w:lvlJc w:val="left"/>
      <w:pPr>
        <w:ind w:left="5400" w:hanging="360"/>
      </w:pPr>
      <w:rPr>
        <w:rFonts w:ascii="Symbol" w:hAnsi="Symbol" w:hint="default"/>
      </w:rPr>
    </w:lvl>
    <w:lvl w:ilvl="7" w:tplc="8500E27A">
      <w:start w:val="1"/>
      <w:numFmt w:val="bullet"/>
      <w:lvlText w:val="o"/>
      <w:lvlJc w:val="left"/>
      <w:pPr>
        <w:ind w:left="6120" w:hanging="360"/>
      </w:pPr>
      <w:rPr>
        <w:rFonts w:ascii="Courier New" w:hAnsi="Courier New" w:hint="default"/>
      </w:rPr>
    </w:lvl>
    <w:lvl w:ilvl="8" w:tplc="1CFC305A">
      <w:start w:val="1"/>
      <w:numFmt w:val="bullet"/>
      <w:lvlText w:val=""/>
      <w:lvlJc w:val="left"/>
      <w:pPr>
        <w:ind w:left="6840" w:hanging="360"/>
      </w:pPr>
      <w:rPr>
        <w:rFonts w:ascii="Wingdings" w:hAnsi="Wingdings" w:hint="default"/>
      </w:rPr>
    </w:lvl>
  </w:abstractNum>
  <w:abstractNum w:abstractNumId="22" w15:restartNumberingAfterBreak="0">
    <w:nsid w:val="47BC670E"/>
    <w:multiLevelType w:val="hybridMultilevel"/>
    <w:tmpl w:val="92C41082"/>
    <w:lvl w:ilvl="0" w:tplc="CAAEF18C">
      <w:start w:val="1"/>
      <w:numFmt w:val="bullet"/>
      <w:lvlText w:val=""/>
      <w:lvlJc w:val="left"/>
      <w:pPr>
        <w:ind w:left="1080" w:hanging="360"/>
      </w:pPr>
      <w:rPr>
        <w:rFonts w:ascii="Symbol" w:hAnsi="Symbol" w:hint="default"/>
      </w:rPr>
    </w:lvl>
    <w:lvl w:ilvl="1" w:tplc="2A58E968">
      <w:start w:val="1"/>
      <w:numFmt w:val="bullet"/>
      <w:lvlText w:val="o"/>
      <w:lvlJc w:val="left"/>
      <w:pPr>
        <w:ind w:left="1800" w:hanging="360"/>
      </w:pPr>
      <w:rPr>
        <w:rFonts w:ascii="Courier New" w:hAnsi="Courier New" w:hint="default"/>
      </w:rPr>
    </w:lvl>
    <w:lvl w:ilvl="2" w:tplc="036E07C4">
      <w:start w:val="1"/>
      <w:numFmt w:val="bullet"/>
      <w:lvlText w:val=""/>
      <w:lvlJc w:val="left"/>
      <w:pPr>
        <w:ind w:left="2520" w:hanging="360"/>
      </w:pPr>
      <w:rPr>
        <w:rFonts w:ascii="Wingdings" w:hAnsi="Wingdings" w:hint="default"/>
      </w:rPr>
    </w:lvl>
    <w:lvl w:ilvl="3" w:tplc="4EEC47DE">
      <w:start w:val="1"/>
      <w:numFmt w:val="bullet"/>
      <w:lvlText w:val=""/>
      <w:lvlJc w:val="left"/>
      <w:pPr>
        <w:ind w:left="3240" w:hanging="360"/>
      </w:pPr>
      <w:rPr>
        <w:rFonts w:ascii="Symbol" w:hAnsi="Symbol" w:hint="default"/>
      </w:rPr>
    </w:lvl>
    <w:lvl w:ilvl="4" w:tplc="7B526F9E">
      <w:start w:val="1"/>
      <w:numFmt w:val="bullet"/>
      <w:lvlText w:val="o"/>
      <w:lvlJc w:val="left"/>
      <w:pPr>
        <w:ind w:left="3960" w:hanging="360"/>
      </w:pPr>
      <w:rPr>
        <w:rFonts w:ascii="Courier New" w:hAnsi="Courier New" w:hint="default"/>
      </w:rPr>
    </w:lvl>
    <w:lvl w:ilvl="5" w:tplc="7EF286F0">
      <w:start w:val="1"/>
      <w:numFmt w:val="bullet"/>
      <w:lvlText w:val=""/>
      <w:lvlJc w:val="left"/>
      <w:pPr>
        <w:ind w:left="4680" w:hanging="360"/>
      </w:pPr>
      <w:rPr>
        <w:rFonts w:ascii="Wingdings" w:hAnsi="Wingdings" w:hint="default"/>
      </w:rPr>
    </w:lvl>
    <w:lvl w:ilvl="6" w:tplc="4D6CBB26">
      <w:start w:val="1"/>
      <w:numFmt w:val="bullet"/>
      <w:lvlText w:val=""/>
      <w:lvlJc w:val="left"/>
      <w:pPr>
        <w:ind w:left="5400" w:hanging="360"/>
      </w:pPr>
      <w:rPr>
        <w:rFonts w:ascii="Symbol" w:hAnsi="Symbol" w:hint="default"/>
      </w:rPr>
    </w:lvl>
    <w:lvl w:ilvl="7" w:tplc="16EA8634">
      <w:start w:val="1"/>
      <w:numFmt w:val="bullet"/>
      <w:lvlText w:val="o"/>
      <w:lvlJc w:val="left"/>
      <w:pPr>
        <w:ind w:left="6120" w:hanging="360"/>
      </w:pPr>
      <w:rPr>
        <w:rFonts w:ascii="Courier New" w:hAnsi="Courier New" w:hint="default"/>
      </w:rPr>
    </w:lvl>
    <w:lvl w:ilvl="8" w:tplc="0A9443F8">
      <w:start w:val="1"/>
      <w:numFmt w:val="bullet"/>
      <w:lvlText w:val=""/>
      <w:lvlJc w:val="left"/>
      <w:pPr>
        <w:ind w:left="6840" w:hanging="360"/>
      </w:pPr>
      <w:rPr>
        <w:rFonts w:ascii="Wingdings" w:hAnsi="Wingdings" w:hint="default"/>
      </w:rPr>
    </w:lvl>
  </w:abstractNum>
  <w:abstractNum w:abstractNumId="23" w15:restartNumberingAfterBreak="0">
    <w:nsid w:val="4BC4898B"/>
    <w:multiLevelType w:val="hybridMultilevel"/>
    <w:tmpl w:val="BAFE411E"/>
    <w:lvl w:ilvl="0" w:tplc="82C41040">
      <w:start w:val="1"/>
      <w:numFmt w:val="bullet"/>
      <w:lvlText w:val=""/>
      <w:lvlJc w:val="left"/>
      <w:pPr>
        <w:ind w:left="720" w:hanging="360"/>
      </w:pPr>
      <w:rPr>
        <w:rFonts w:ascii="Symbol" w:hAnsi="Symbol" w:hint="default"/>
      </w:rPr>
    </w:lvl>
    <w:lvl w:ilvl="1" w:tplc="DFA2ED18">
      <w:start w:val="1"/>
      <w:numFmt w:val="bullet"/>
      <w:lvlText w:val="o"/>
      <w:lvlJc w:val="left"/>
      <w:pPr>
        <w:ind w:left="1440" w:hanging="360"/>
      </w:pPr>
      <w:rPr>
        <w:rFonts w:ascii="Courier New" w:hAnsi="Courier New" w:hint="default"/>
      </w:rPr>
    </w:lvl>
    <w:lvl w:ilvl="2" w:tplc="2FCE7B7E">
      <w:start w:val="1"/>
      <w:numFmt w:val="bullet"/>
      <w:lvlText w:val=""/>
      <w:lvlJc w:val="left"/>
      <w:pPr>
        <w:ind w:left="2160" w:hanging="360"/>
      </w:pPr>
      <w:rPr>
        <w:rFonts w:ascii="Wingdings" w:hAnsi="Wingdings" w:hint="default"/>
      </w:rPr>
    </w:lvl>
    <w:lvl w:ilvl="3" w:tplc="2012A272">
      <w:start w:val="1"/>
      <w:numFmt w:val="bullet"/>
      <w:lvlText w:val=""/>
      <w:lvlJc w:val="left"/>
      <w:pPr>
        <w:ind w:left="2880" w:hanging="360"/>
      </w:pPr>
      <w:rPr>
        <w:rFonts w:ascii="Symbol" w:hAnsi="Symbol" w:hint="default"/>
      </w:rPr>
    </w:lvl>
    <w:lvl w:ilvl="4" w:tplc="83049084">
      <w:start w:val="1"/>
      <w:numFmt w:val="bullet"/>
      <w:lvlText w:val="o"/>
      <w:lvlJc w:val="left"/>
      <w:pPr>
        <w:ind w:left="3600" w:hanging="360"/>
      </w:pPr>
      <w:rPr>
        <w:rFonts w:ascii="Courier New" w:hAnsi="Courier New" w:hint="default"/>
      </w:rPr>
    </w:lvl>
    <w:lvl w:ilvl="5" w:tplc="7AB28460">
      <w:start w:val="1"/>
      <w:numFmt w:val="bullet"/>
      <w:lvlText w:val=""/>
      <w:lvlJc w:val="left"/>
      <w:pPr>
        <w:ind w:left="4320" w:hanging="360"/>
      </w:pPr>
      <w:rPr>
        <w:rFonts w:ascii="Wingdings" w:hAnsi="Wingdings" w:hint="default"/>
      </w:rPr>
    </w:lvl>
    <w:lvl w:ilvl="6" w:tplc="CEECEF16">
      <w:start w:val="1"/>
      <w:numFmt w:val="bullet"/>
      <w:lvlText w:val=""/>
      <w:lvlJc w:val="left"/>
      <w:pPr>
        <w:ind w:left="5040" w:hanging="360"/>
      </w:pPr>
      <w:rPr>
        <w:rFonts w:ascii="Symbol" w:hAnsi="Symbol" w:hint="default"/>
      </w:rPr>
    </w:lvl>
    <w:lvl w:ilvl="7" w:tplc="D0E46424">
      <w:start w:val="1"/>
      <w:numFmt w:val="bullet"/>
      <w:lvlText w:val="o"/>
      <w:lvlJc w:val="left"/>
      <w:pPr>
        <w:ind w:left="5760" w:hanging="360"/>
      </w:pPr>
      <w:rPr>
        <w:rFonts w:ascii="Courier New" w:hAnsi="Courier New" w:hint="default"/>
      </w:rPr>
    </w:lvl>
    <w:lvl w:ilvl="8" w:tplc="2A94F464">
      <w:start w:val="1"/>
      <w:numFmt w:val="bullet"/>
      <w:lvlText w:val=""/>
      <w:lvlJc w:val="left"/>
      <w:pPr>
        <w:ind w:left="6480" w:hanging="360"/>
      </w:pPr>
      <w:rPr>
        <w:rFonts w:ascii="Wingdings" w:hAnsi="Wingdings" w:hint="default"/>
      </w:rPr>
    </w:lvl>
  </w:abstractNum>
  <w:abstractNum w:abstractNumId="24" w15:restartNumberingAfterBreak="0">
    <w:nsid w:val="50DDC5AA"/>
    <w:multiLevelType w:val="hybridMultilevel"/>
    <w:tmpl w:val="FFFFFFFF"/>
    <w:lvl w:ilvl="0" w:tplc="E074593E">
      <w:start w:val="1"/>
      <w:numFmt w:val="bullet"/>
      <w:lvlText w:val=""/>
      <w:lvlJc w:val="left"/>
      <w:pPr>
        <w:ind w:left="720" w:hanging="360"/>
      </w:pPr>
      <w:rPr>
        <w:rFonts w:ascii="Symbol" w:hAnsi="Symbol" w:hint="default"/>
      </w:rPr>
    </w:lvl>
    <w:lvl w:ilvl="1" w:tplc="1A16234A">
      <w:start w:val="1"/>
      <w:numFmt w:val="bullet"/>
      <w:lvlText w:val="o"/>
      <w:lvlJc w:val="left"/>
      <w:pPr>
        <w:ind w:left="1440" w:hanging="360"/>
      </w:pPr>
      <w:rPr>
        <w:rFonts w:ascii="Courier New" w:hAnsi="Courier New" w:hint="default"/>
      </w:rPr>
    </w:lvl>
    <w:lvl w:ilvl="2" w:tplc="362C888E">
      <w:start w:val="1"/>
      <w:numFmt w:val="bullet"/>
      <w:lvlText w:val=""/>
      <w:lvlJc w:val="left"/>
      <w:pPr>
        <w:ind w:left="2160" w:hanging="360"/>
      </w:pPr>
      <w:rPr>
        <w:rFonts w:ascii="Wingdings" w:hAnsi="Wingdings" w:hint="default"/>
      </w:rPr>
    </w:lvl>
    <w:lvl w:ilvl="3" w:tplc="2CEA84FA">
      <w:start w:val="1"/>
      <w:numFmt w:val="bullet"/>
      <w:lvlText w:val=""/>
      <w:lvlJc w:val="left"/>
      <w:pPr>
        <w:ind w:left="2880" w:hanging="360"/>
      </w:pPr>
      <w:rPr>
        <w:rFonts w:ascii="Symbol" w:hAnsi="Symbol" w:hint="default"/>
      </w:rPr>
    </w:lvl>
    <w:lvl w:ilvl="4" w:tplc="D90E9F96">
      <w:start w:val="1"/>
      <w:numFmt w:val="bullet"/>
      <w:lvlText w:val="o"/>
      <w:lvlJc w:val="left"/>
      <w:pPr>
        <w:ind w:left="3600" w:hanging="360"/>
      </w:pPr>
      <w:rPr>
        <w:rFonts w:ascii="Courier New" w:hAnsi="Courier New" w:hint="default"/>
      </w:rPr>
    </w:lvl>
    <w:lvl w:ilvl="5" w:tplc="B1C67B36">
      <w:start w:val="1"/>
      <w:numFmt w:val="bullet"/>
      <w:lvlText w:val=""/>
      <w:lvlJc w:val="left"/>
      <w:pPr>
        <w:ind w:left="4320" w:hanging="360"/>
      </w:pPr>
      <w:rPr>
        <w:rFonts w:ascii="Wingdings" w:hAnsi="Wingdings" w:hint="default"/>
      </w:rPr>
    </w:lvl>
    <w:lvl w:ilvl="6" w:tplc="329AB4E6">
      <w:start w:val="1"/>
      <w:numFmt w:val="bullet"/>
      <w:lvlText w:val=""/>
      <w:lvlJc w:val="left"/>
      <w:pPr>
        <w:ind w:left="5040" w:hanging="360"/>
      </w:pPr>
      <w:rPr>
        <w:rFonts w:ascii="Symbol" w:hAnsi="Symbol" w:hint="default"/>
      </w:rPr>
    </w:lvl>
    <w:lvl w:ilvl="7" w:tplc="4872D4CC">
      <w:start w:val="1"/>
      <w:numFmt w:val="bullet"/>
      <w:lvlText w:val="o"/>
      <w:lvlJc w:val="left"/>
      <w:pPr>
        <w:ind w:left="5760" w:hanging="360"/>
      </w:pPr>
      <w:rPr>
        <w:rFonts w:ascii="Courier New" w:hAnsi="Courier New" w:hint="default"/>
      </w:rPr>
    </w:lvl>
    <w:lvl w:ilvl="8" w:tplc="40C2D700">
      <w:start w:val="1"/>
      <w:numFmt w:val="bullet"/>
      <w:lvlText w:val=""/>
      <w:lvlJc w:val="left"/>
      <w:pPr>
        <w:ind w:left="6480" w:hanging="360"/>
      </w:pPr>
      <w:rPr>
        <w:rFonts w:ascii="Wingdings" w:hAnsi="Wingdings" w:hint="default"/>
      </w:rPr>
    </w:lvl>
  </w:abstractNum>
  <w:abstractNum w:abstractNumId="25"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AA4004B"/>
    <w:multiLevelType w:val="hybridMultilevel"/>
    <w:tmpl w:val="1EF62D7C"/>
    <w:lvl w:ilvl="0" w:tplc="53CABE6E">
      <w:start w:val="1"/>
      <w:numFmt w:val="bullet"/>
      <w:lvlText w:val=""/>
      <w:lvlJc w:val="left"/>
      <w:pPr>
        <w:ind w:left="720" w:hanging="360"/>
      </w:pPr>
      <w:rPr>
        <w:rFonts w:ascii="Symbol" w:hAnsi="Symbol" w:hint="default"/>
      </w:rPr>
    </w:lvl>
    <w:lvl w:ilvl="1" w:tplc="03FE720C">
      <w:start w:val="1"/>
      <w:numFmt w:val="bullet"/>
      <w:lvlText w:val="o"/>
      <w:lvlJc w:val="left"/>
      <w:pPr>
        <w:ind w:left="1440" w:hanging="360"/>
      </w:pPr>
      <w:rPr>
        <w:rFonts w:ascii="Courier New" w:hAnsi="Courier New" w:hint="default"/>
      </w:rPr>
    </w:lvl>
    <w:lvl w:ilvl="2" w:tplc="BEE008F4">
      <w:start w:val="1"/>
      <w:numFmt w:val="bullet"/>
      <w:lvlText w:val=""/>
      <w:lvlJc w:val="left"/>
      <w:pPr>
        <w:ind w:left="2160" w:hanging="360"/>
      </w:pPr>
      <w:rPr>
        <w:rFonts w:ascii="Wingdings" w:hAnsi="Wingdings" w:hint="default"/>
      </w:rPr>
    </w:lvl>
    <w:lvl w:ilvl="3" w:tplc="D26C0A14">
      <w:start w:val="1"/>
      <w:numFmt w:val="bullet"/>
      <w:lvlText w:val=""/>
      <w:lvlJc w:val="left"/>
      <w:pPr>
        <w:ind w:left="2880" w:hanging="360"/>
      </w:pPr>
      <w:rPr>
        <w:rFonts w:ascii="Symbol" w:hAnsi="Symbol" w:hint="default"/>
      </w:rPr>
    </w:lvl>
    <w:lvl w:ilvl="4" w:tplc="F9F4B0AA">
      <w:start w:val="1"/>
      <w:numFmt w:val="bullet"/>
      <w:lvlText w:val="o"/>
      <w:lvlJc w:val="left"/>
      <w:pPr>
        <w:ind w:left="3600" w:hanging="360"/>
      </w:pPr>
      <w:rPr>
        <w:rFonts w:ascii="Courier New" w:hAnsi="Courier New" w:hint="default"/>
      </w:rPr>
    </w:lvl>
    <w:lvl w:ilvl="5" w:tplc="FFDAD756">
      <w:start w:val="1"/>
      <w:numFmt w:val="bullet"/>
      <w:lvlText w:val=""/>
      <w:lvlJc w:val="left"/>
      <w:pPr>
        <w:ind w:left="4320" w:hanging="360"/>
      </w:pPr>
      <w:rPr>
        <w:rFonts w:ascii="Wingdings" w:hAnsi="Wingdings" w:hint="default"/>
      </w:rPr>
    </w:lvl>
    <w:lvl w:ilvl="6" w:tplc="A2D679F4">
      <w:start w:val="1"/>
      <w:numFmt w:val="bullet"/>
      <w:lvlText w:val=""/>
      <w:lvlJc w:val="left"/>
      <w:pPr>
        <w:ind w:left="5040" w:hanging="360"/>
      </w:pPr>
      <w:rPr>
        <w:rFonts w:ascii="Symbol" w:hAnsi="Symbol" w:hint="default"/>
      </w:rPr>
    </w:lvl>
    <w:lvl w:ilvl="7" w:tplc="258E11C6">
      <w:start w:val="1"/>
      <w:numFmt w:val="bullet"/>
      <w:lvlText w:val="o"/>
      <w:lvlJc w:val="left"/>
      <w:pPr>
        <w:ind w:left="5760" w:hanging="360"/>
      </w:pPr>
      <w:rPr>
        <w:rFonts w:ascii="Courier New" w:hAnsi="Courier New" w:hint="default"/>
      </w:rPr>
    </w:lvl>
    <w:lvl w:ilvl="8" w:tplc="3A9AA3FA">
      <w:start w:val="1"/>
      <w:numFmt w:val="bullet"/>
      <w:lvlText w:val=""/>
      <w:lvlJc w:val="left"/>
      <w:pPr>
        <w:ind w:left="6480" w:hanging="360"/>
      </w:pPr>
      <w:rPr>
        <w:rFonts w:ascii="Wingdings" w:hAnsi="Wingdings" w:hint="default"/>
      </w:rPr>
    </w:lvl>
  </w:abstractNum>
  <w:abstractNum w:abstractNumId="27" w15:restartNumberingAfterBreak="0">
    <w:nsid w:val="607DA2ED"/>
    <w:multiLevelType w:val="hybridMultilevel"/>
    <w:tmpl w:val="840C4C5E"/>
    <w:lvl w:ilvl="0" w:tplc="34B8C7A6">
      <w:start w:val="1"/>
      <w:numFmt w:val="bullet"/>
      <w:lvlText w:val=""/>
      <w:lvlJc w:val="left"/>
      <w:pPr>
        <w:ind w:left="1080" w:hanging="360"/>
      </w:pPr>
      <w:rPr>
        <w:rFonts w:ascii="Symbol" w:hAnsi="Symbol" w:hint="default"/>
      </w:rPr>
    </w:lvl>
    <w:lvl w:ilvl="1" w:tplc="B566B4DC">
      <w:start w:val="1"/>
      <w:numFmt w:val="bullet"/>
      <w:lvlText w:val="o"/>
      <w:lvlJc w:val="left"/>
      <w:pPr>
        <w:ind w:left="1800" w:hanging="360"/>
      </w:pPr>
      <w:rPr>
        <w:rFonts w:ascii="Courier New" w:hAnsi="Courier New" w:hint="default"/>
      </w:rPr>
    </w:lvl>
    <w:lvl w:ilvl="2" w:tplc="136ED52E">
      <w:start w:val="1"/>
      <w:numFmt w:val="bullet"/>
      <w:lvlText w:val=""/>
      <w:lvlJc w:val="left"/>
      <w:pPr>
        <w:ind w:left="2520" w:hanging="360"/>
      </w:pPr>
      <w:rPr>
        <w:rFonts w:ascii="Wingdings" w:hAnsi="Wingdings" w:hint="default"/>
      </w:rPr>
    </w:lvl>
    <w:lvl w:ilvl="3" w:tplc="EECEEA38">
      <w:start w:val="1"/>
      <w:numFmt w:val="bullet"/>
      <w:lvlText w:val=""/>
      <w:lvlJc w:val="left"/>
      <w:pPr>
        <w:ind w:left="3240" w:hanging="360"/>
      </w:pPr>
      <w:rPr>
        <w:rFonts w:ascii="Symbol" w:hAnsi="Symbol" w:hint="default"/>
      </w:rPr>
    </w:lvl>
    <w:lvl w:ilvl="4" w:tplc="E2F8DCFA">
      <w:start w:val="1"/>
      <w:numFmt w:val="bullet"/>
      <w:lvlText w:val="o"/>
      <w:lvlJc w:val="left"/>
      <w:pPr>
        <w:ind w:left="3960" w:hanging="360"/>
      </w:pPr>
      <w:rPr>
        <w:rFonts w:ascii="Courier New" w:hAnsi="Courier New" w:hint="default"/>
      </w:rPr>
    </w:lvl>
    <w:lvl w:ilvl="5" w:tplc="256860CA">
      <w:start w:val="1"/>
      <w:numFmt w:val="bullet"/>
      <w:lvlText w:val=""/>
      <w:lvlJc w:val="left"/>
      <w:pPr>
        <w:ind w:left="4680" w:hanging="360"/>
      </w:pPr>
      <w:rPr>
        <w:rFonts w:ascii="Wingdings" w:hAnsi="Wingdings" w:hint="default"/>
      </w:rPr>
    </w:lvl>
    <w:lvl w:ilvl="6" w:tplc="A4F24A4C">
      <w:start w:val="1"/>
      <w:numFmt w:val="bullet"/>
      <w:lvlText w:val=""/>
      <w:lvlJc w:val="left"/>
      <w:pPr>
        <w:ind w:left="5400" w:hanging="360"/>
      </w:pPr>
      <w:rPr>
        <w:rFonts w:ascii="Symbol" w:hAnsi="Symbol" w:hint="default"/>
      </w:rPr>
    </w:lvl>
    <w:lvl w:ilvl="7" w:tplc="BCBE7768">
      <w:start w:val="1"/>
      <w:numFmt w:val="bullet"/>
      <w:lvlText w:val="o"/>
      <w:lvlJc w:val="left"/>
      <w:pPr>
        <w:ind w:left="6120" w:hanging="360"/>
      </w:pPr>
      <w:rPr>
        <w:rFonts w:ascii="Courier New" w:hAnsi="Courier New" w:hint="default"/>
      </w:rPr>
    </w:lvl>
    <w:lvl w:ilvl="8" w:tplc="2DC8B61C">
      <w:start w:val="1"/>
      <w:numFmt w:val="bullet"/>
      <w:lvlText w:val=""/>
      <w:lvlJc w:val="left"/>
      <w:pPr>
        <w:ind w:left="6840" w:hanging="360"/>
      </w:pPr>
      <w:rPr>
        <w:rFonts w:ascii="Wingdings" w:hAnsi="Wingdings" w:hint="default"/>
      </w:rPr>
    </w:lvl>
  </w:abstractNum>
  <w:abstractNum w:abstractNumId="28" w15:restartNumberingAfterBreak="0">
    <w:nsid w:val="6428B190"/>
    <w:multiLevelType w:val="hybridMultilevel"/>
    <w:tmpl w:val="FFFFFFFF"/>
    <w:lvl w:ilvl="0" w:tplc="6A1E5E00">
      <w:start w:val="1"/>
      <w:numFmt w:val="bullet"/>
      <w:lvlText w:val=""/>
      <w:lvlJc w:val="left"/>
      <w:pPr>
        <w:ind w:left="720" w:hanging="360"/>
      </w:pPr>
      <w:rPr>
        <w:rFonts w:ascii="Symbol" w:hAnsi="Symbol" w:hint="default"/>
      </w:rPr>
    </w:lvl>
    <w:lvl w:ilvl="1" w:tplc="AA36878C">
      <w:start w:val="1"/>
      <w:numFmt w:val="bullet"/>
      <w:lvlText w:val="o"/>
      <w:lvlJc w:val="left"/>
      <w:pPr>
        <w:ind w:left="1440" w:hanging="360"/>
      </w:pPr>
      <w:rPr>
        <w:rFonts w:ascii="Courier New" w:hAnsi="Courier New" w:hint="default"/>
      </w:rPr>
    </w:lvl>
    <w:lvl w:ilvl="2" w:tplc="A89629FC">
      <w:start w:val="1"/>
      <w:numFmt w:val="bullet"/>
      <w:lvlText w:val=""/>
      <w:lvlJc w:val="left"/>
      <w:pPr>
        <w:ind w:left="2160" w:hanging="360"/>
      </w:pPr>
      <w:rPr>
        <w:rFonts w:ascii="Wingdings" w:hAnsi="Wingdings" w:hint="default"/>
      </w:rPr>
    </w:lvl>
    <w:lvl w:ilvl="3" w:tplc="0A9ECABE">
      <w:start w:val="1"/>
      <w:numFmt w:val="bullet"/>
      <w:lvlText w:val=""/>
      <w:lvlJc w:val="left"/>
      <w:pPr>
        <w:ind w:left="2880" w:hanging="360"/>
      </w:pPr>
      <w:rPr>
        <w:rFonts w:ascii="Symbol" w:hAnsi="Symbol" w:hint="default"/>
      </w:rPr>
    </w:lvl>
    <w:lvl w:ilvl="4" w:tplc="8FF8BDAA">
      <w:start w:val="1"/>
      <w:numFmt w:val="bullet"/>
      <w:lvlText w:val="o"/>
      <w:lvlJc w:val="left"/>
      <w:pPr>
        <w:ind w:left="3600" w:hanging="360"/>
      </w:pPr>
      <w:rPr>
        <w:rFonts w:ascii="Courier New" w:hAnsi="Courier New" w:hint="default"/>
      </w:rPr>
    </w:lvl>
    <w:lvl w:ilvl="5" w:tplc="B582E86C">
      <w:start w:val="1"/>
      <w:numFmt w:val="bullet"/>
      <w:lvlText w:val=""/>
      <w:lvlJc w:val="left"/>
      <w:pPr>
        <w:ind w:left="4320" w:hanging="360"/>
      </w:pPr>
      <w:rPr>
        <w:rFonts w:ascii="Wingdings" w:hAnsi="Wingdings" w:hint="default"/>
      </w:rPr>
    </w:lvl>
    <w:lvl w:ilvl="6" w:tplc="1708FADA">
      <w:start w:val="1"/>
      <w:numFmt w:val="bullet"/>
      <w:lvlText w:val=""/>
      <w:lvlJc w:val="left"/>
      <w:pPr>
        <w:ind w:left="5040" w:hanging="360"/>
      </w:pPr>
      <w:rPr>
        <w:rFonts w:ascii="Symbol" w:hAnsi="Symbol" w:hint="default"/>
      </w:rPr>
    </w:lvl>
    <w:lvl w:ilvl="7" w:tplc="0AA824A0">
      <w:start w:val="1"/>
      <w:numFmt w:val="bullet"/>
      <w:lvlText w:val="o"/>
      <w:lvlJc w:val="left"/>
      <w:pPr>
        <w:ind w:left="5760" w:hanging="360"/>
      </w:pPr>
      <w:rPr>
        <w:rFonts w:ascii="Courier New" w:hAnsi="Courier New" w:hint="default"/>
      </w:rPr>
    </w:lvl>
    <w:lvl w:ilvl="8" w:tplc="79E835D2">
      <w:start w:val="1"/>
      <w:numFmt w:val="bullet"/>
      <w:lvlText w:val=""/>
      <w:lvlJc w:val="left"/>
      <w:pPr>
        <w:ind w:left="6480" w:hanging="360"/>
      </w:pPr>
      <w:rPr>
        <w:rFonts w:ascii="Wingdings" w:hAnsi="Wingdings" w:hint="default"/>
      </w:rPr>
    </w:lvl>
  </w:abstractNum>
  <w:abstractNum w:abstractNumId="29" w15:restartNumberingAfterBreak="0">
    <w:nsid w:val="6C1C1C30"/>
    <w:multiLevelType w:val="hybridMultilevel"/>
    <w:tmpl w:val="48681176"/>
    <w:lvl w:ilvl="0" w:tplc="3730BB50">
      <w:start w:val="1"/>
      <w:numFmt w:val="bullet"/>
      <w:lvlText w:val=""/>
      <w:lvlJc w:val="left"/>
      <w:pPr>
        <w:ind w:left="1080" w:hanging="360"/>
      </w:pPr>
      <w:rPr>
        <w:rFonts w:ascii="Symbol" w:hAnsi="Symbol" w:hint="default"/>
      </w:rPr>
    </w:lvl>
    <w:lvl w:ilvl="1" w:tplc="9CD649A6">
      <w:start w:val="1"/>
      <w:numFmt w:val="bullet"/>
      <w:lvlText w:val="o"/>
      <w:lvlJc w:val="left"/>
      <w:pPr>
        <w:ind w:left="1800" w:hanging="360"/>
      </w:pPr>
      <w:rPr>
        <w:rFonts w:ascii="Courier New" w:hAnsi="Courier New" w:hint="default"/>
      </w:rPr>
    </w:lvl>
    <w:lvl w:ilvl="2" w:tplc="C028757A">
      <w:start w:val="1"/>
      <w:numFmt w:val="bullet"/>
      <w:lvlText w:val=""/>
      <w:lvlJc w:val="left"/>
      <w:pPr>
        <w:ind w:left="2520" w:hanging="360"/>
      </w:pPr>
      <w:rPr>
        <w:rFonts w:ascii="Wingdings" w:hAnsi="Wingdings" w:hint="default"/>
      </w:rPr>
    </w:lvl>
    <w:lvl w:ilvl="3" w:tplc="39886E54">
      <w:start w:val="1"/>
      <w:numFmt w:val="bullet"/>
      <w:lvlText w:val=""/>
      <w:lvlJc w:val="left"/>
      <w:pPr>
        <w:ind w:left="3240" w:hanging="360"/>
      </w:pPr>
      <w:rPr>
        <w:rFonts w:ascii="Symbol" w:hAnsi="Symbol" w:hint="default"/>
      </w:rPr>
    </w:lvl>
    <w:lvl w:ilvl="4" w:tplc="FDFA04AE">
      <w:start w:val="1"/>
      <w:numFmt w:val="bullet"/>
      <w:lvlText w:val="o"/>
      <w:lvlJc w:val="left"/>
      <w:pPr>
        <w:ind w:left="3960" w:hanging="360"/>
      </w:pPr>
      <w:rPr>
        <w:rFonts w:ascii="Courier New" w:hAnsi="Courier New" w:hint="default"/>
      </w:rPr>
    </w:lvl>
    <w:lvl w:ilvl="5" w:tplc="EDEE863E">
      <w:start w:val="1"/>
      <w:numFmt w:val="bullet"/>
      <w:lvlText w:val=""/>
      <w:lvlJc w:val="left"/>
      <w:pPr>
        <w:ind w:left="4680" w:hanging="360"/>
      </w:pPr>
      <w:rPr>
        <w:rFonts w:ascii="Wingdings" w:hAnsi="Wingdings" w:hint="default"/>
      </w:rPr>
    </w:lvl>
    <w:lvl w:ilvl="6" w:tplc="6E3ECEC8">
      <w:start w:val="1"/>
      <w:numFmt w:val="bullet"/>
      <w:lvlText w:val=""/>
      <w:lvlJc w:val="left"/>
      <w:pPr>
        <w:ind w:left="5400" w:hanging="360"/>
      </w:pPr>
      <w:rPr>
        <w:rFonts w:ascii="Symbol" w:hAnsi="Symbol" w:hint="default"/>
      </w:rPr>
    </w:lvl>
    <w:lvl w:ilvl="7" w:tplc="6C4E846C">
      <w:start w:val="1"/>
      <w:numFmt w:val="bullet"/>
      <w:lvlText w:val="o"/>
      <w:lvlJc w:val="left"/>
      <w:pPr>
        <w:ind w:left="6120" w:hanging="360"/>
      </w:pPr>
      <w:rPr>
        <w:rFonts w:ascii="Courier New" w:hAnsi="Courier New" w:hint="default"/>
      </w:rPr>
    </w:lvl>
    <w:lvl w:ilvl="8" w:tplc="BE58A816">
      <w:start w:val="1"/>
      <w:numFmt w:val="bullet"/>
      <w:lvlText w:val=""/>
      <w:lvlJc w:val="left"/>
      <w:pPr>
        <w:ind w:left="6840" w:hanging="360"/>
      </w:pPr>
      <w:rPr>
        <w:rFonts w:ascii="Wingdings" w:hAnsi="Wingdings" w:hint="default"/>
      </w:rPr>
    </w:lvl>
  </w:abstractNum>
  <w:abstractNum w:abstractNumId="30" w15:restartNumberingAfterBreak="0">
    <w:nsid w:val="6C500B9A"/>
    <w:multiLevelType w:val="hybridMultilevel"/>
    <w:tmpl w:val="FFFFFFFF"/>
    <w:lvl w:ilvl="0" w:tplc="603432D8">
      <w:start w:val="1"/>
      <w:numFmt w:val="bullet"/>
      <w:lvlText w:val=""/>
      <w:lvlJc w:val="left"/>
      <w:pPr>
        <w:ind w:left="720" w:hanging="360"/>
      </w:pPr>
      <w:rPr>
        <w:rFonts w:ascii="Symbol" w:hAnsi="Symbol" w:hint="default"/>
      </w:rPr>
    </w:lvl>
    <w:lvl w:ilvl="1" w:tplc="1248B86C">
      <w:start w:val="1"/>
      <w:numFmt w:val="bullet"/>
      <w:lvlText w:val="o"/>
      <w:lvlJc w:val="left"/>
      <w:pPr>
        <w:ind w:left="1440" w:hanging="360"/>
      </w:pPr>
      <w:rPr>
        <w:rFonts w:ascii="Courier New" w:hAnsi="Courier New" w:hint="default"/>
      </w:rPr>
    </w:lvl>
    <w:lvl w:ilvl="2" w:tplc="7984513C">
      <w:start w:val="1"/>
      <w:numFmt w:val="bullet"/>
      <w:lvlText w:val=""/>
      <w:lvlJc w:val="left"/>
      <w:pPr>
        <w:ind w:left="2160" w:hanging="360"/>
      </w:pPr>
      <w:rPr>
        <w:rFonts w:ascii="Wingdings" w:hAnsi="Wingdings" w:hint="default"/>
      </w:rPr>
    </w:lvl>
    <w:lvl w:ilvl="3" w:tplc="F94A2B88">
      <w:start w:val="1"/>
      <w:numFmt w:val="bullet"/>
      <w:lvlText w:val=""/>
      <w:lvlJc w:val="left"/>
      <w:pPr>
        <w:ind w:left="2880" w:hanging="360"/>
      </w:pPr>
      <w:rPr>
        <w:rFonts w:ascii="Symbol" w:hAnsi="Symbol" w:hint="default"/>
      </w:rPr>
    </w:lvl>
    <w:lvl w:ilvl="4" w:tplc="892A8DD4">
      <w:start w:val="1"/>
      <w:numFmt w:val="bullet"/>
      <w:lvlText w:val="o"/>
      <w:lvlJc w:val="left"/>
      <w:pPr>
        <w:ind w:left="3600" w:hanging="360"/>
      </w:pPr>
      <w:rPr>
        <w:rFonts w:ascii="Courier New" w:hAnsi="Courier New" w:hint="default"/>
      </w:rPr>
    </w:lvl>
    <w:lvl w:ilvl="5" w:tplc="A53EAE10">
      <w:start w:val="1"/>
      <w:numFmt w:val="bullet"/>
      <w:lvlText w:val=""/>
      <w:lvlJc w:val="left"/>
      <w:pPr>
        <w:ind w:left="4320" w:hanging="360"/>
      </w:pPr>
      <w:rPr>
        <w:rFonts w:ascii="Wingdings" w:hAnsi="Wingdings" w:hint="default"/>
      </w:rPr>
    </w:lvl>
    <w:lvl w:ilvl="6" w:tplc="259E6BE8">
      <w:start w:val="1"/>
      <w:numFmt w:val="bullet"/>
      <w:lvlText w:val=""/>
      <w:lvlJc w:val="left"/>
      <w:pPr>
        <w:ind w:left="5040" w:hanging="360"/>
      </w:pPr>
      <w:rPr>
        <w:rFonts w:ascii="Symbol" w:hAnsi="Symbol" w:hint="default"/>
      </w:rPr>
    </w:lvl>
    <w:lvl w:ilvl="7" w:tplc="14A44CCC">
      <w:start w:val="1"/>
      <w:numFmt w:val="bullet"/>
      <w:lvlText w:val="o"/>
      <w:lvlJc w:val="left"/>
      <w:pPr>
        <w:ind w:left="5760" w:hanging="360"/>
      </w:pPr>
      <w:rPr>
        <w:rFonts w:ascii="Courier New" w:hAnsi="Courier New" w:hint="default"/>
      </w:rPr>
    </w:lvl>
    <w:lvl w:ilvl="8" w:tplc="C58400CE">
      <w:start w:val="1"/>
      <w:numFmt w:val="bullet"/>
      <w:lvlText w:val=""/>
      <w:lvlJc w:val="left"/>
      <w:pPr>
        <w:ind w:left="6480" w:hanging="360"/>
      </w:pPr>
      <w:rPr>
        <w:rFonts w:ascii="Wingdings" w:hAnsi="Wingdings" w:hint="default"/>
      </w:rPr>
    </w:lvl>
  </w:abstractNum>
  <w:abstractNum w:abstractNumId="31" w15:restartNumberingAfterBreak="0">
    <w:nsid w:val="773D704D"/>
    <w:multiLevelType w:val="hybridMultilevel"/>
    <w:tmpl w:val="BC50D228"/>
    <w:lvl w:ilvl="0" w:tplc="022A5A7C">
      <w:start w:val="1"/>
      <w:numFmt w:val="bullet"/>
      <w:lvlText w:val=""/>
      <w:lvlJc w:val="left"/>
      <w:pPr>
        <w:ind w:left="720" w:hanging="360"/>
      </w:pPr>
      <w:rPr>
        <w:rFonts w:ascii="Symbol" w:hAnsi="Symbol" w:hint="default"/>
      </w:rPr>
    </w:lvl>
    <w:lvl w:ilvl="1" w:tplc="B15A3EF2">
      <w:start w:val="1"/>
      <w:numFmt w:val="bullet"/>
      <w:lvlText w:val="o"/>
      <w:lvlJc w:val="left"/>
      <w:pPr>
        <w:ind w:left="1440" w:hanging="360"/>
      </w:pPr>
      <w:rPr>
        <w:rFonts w:ascii="Courier New" w:hAnsi="Courier New" w:hint="default"/>
      </w:rPr>
    </w:lvl>
    <w:lvl w:ilvl="2" w:tplc="27425DD2">
      <w:start w:val="1"/>
      <w:numFmt w:val="bullet"/>
      <w:lvlText w:val=""/>
      <w:lvlJc w:val="left"/>
      <w:pPr>
        <w:ind w:left="2160" w:hanging="360"/>
      </w:pPr>
      <w:rPr>
        <w:rFonts w:ascii="Wingdings" w:hAnsi="Wingdings" w:hint="default"/>
      </w:rPr>
    </w:lvl>
    <w:lvl w:ilvl="3" w:tplc="C49E82C6">
      <w:start w:val="1"/>
      <w:numFmt w:val="bullet"/>
      <w:lvlText w:val=""/>
      <w:lvlJc w:val="left"/>
      <w:pPr>
        <w:ind w:left="2880" w:hanging="360"/>
      </w:pPr>
      <w:rPr>
        <w:rFonts w:ascii="Symbol" w:hAnsi="Symbol" w:hint="default"/>
      </w:rPr>
    </w:lvl>
    <w:lvl w:ilvl="4" w:tplc="71425192">
      <w:start w:val="1"/>
      <w:numFmt w:val="bullet"/>
      <w:lvlText w:val="o"/>
      <w:lvlJc w:val="left"/>
      <w:pPr>
        <w:ind w:left="3600" w:hanging="360"/>
      </w:pPr>
      <w:rPr>
        <w:rFonts w:ascii="Courier New" w:hAnsi="Courier New" w:hint="default"/>
      </w:rPr>
    </w:lvl>
    <w:lvl w:ilvl="5" w:tplc="C91A9D0C">
      <w:start w:val="1"/>
      <w:numFmt w:val="bullet"/>
      <w:lvlText w:val=""/>
      <w:lvlJc w:val="left"/>
      <w:pPr>
        <w:ind w:left="4320" w:hanging="360"/>
      </w:pPr>
      <w:rPr>
        <w:rFonts w:ascii="Wingdings" w:hAnsi="Wingdings" w:hint="default"/>
      </w:rPr>
    </w:lvl>
    <w:lvl w:ilvl="6" w:tplc="7138E998">
      <w:start w:val="1"/>
      <w:numFmt w:val="bullet"/>
      <w:lvlText w:val=""/>
      <w:lvlJc w:val="left"/>
      <w:pPr>
        <w:ind w:left="5040" w:hanging="360"/>
      </w:pPr>
      <w:rPr>
        <w:rFonts w:ascii="Symbol" w:hAnsi="Symbol" w:hint="default"/>
      </w:rPr>
    </w:lvl>
    <w:lvl w:ilvl="7" w:tplc="21BA389A">
      <w:start w:val="1"/>
      <w:numFmt w:val="bullet"/>
      <w:lvlText w:val="o"/>
      <w:lvlJc w:val="left"/>
      <w:pPr>
        <w:ind w:left="5760" w:hanging="360"/>
      </w:pPr>
      <w:rPr>
        <w:rFonts w:ascii="Courier New" w:hAnsi="Courier New" w:hint="default"/>
      </w:rPr>
    </w:lvl>
    <w:lvl w:ilvl="8" w:tplc="D04C926E">
      <w:start w:val="1"/>
      <w:numFmt w:val="bullet"/>
      <w:lvlText w:val=""/>
      <w:lvlJc w:val="left"/>
      <w:pPr>
        <w:ind w:left="6480" w:hanging="360"/>
      </w:pPr>
      <w:rPr>
        <w:rFonts w:ascii="Wingdings" w:hAnsi="Wingdings" w:hint="default"/>
      </w:rPr>
    </w:lvl>
  </w:abstractNum>
  <w:abstractNum w:abstractNumId="32" w15:restartNumberingAfterBreak="0">
    <w:nsid w:val="78D0E64C"/>
    <w:multiLevelType w:val="hybridMultilevel"/>
    <w:tmpl w:val="7722E366"/>
    <w:lvl w:ilvl="0" w:tplc="5F628E08">
      <w:start w:val="1"/>
      <w:numFmt w:val="bullet"/>
      <w:lvlText w:val=""/>
      <w:lvlJc w:val="left"/>
      <w:pPr>
        <w:ind w:left="1080" w:hanging="360"/>
      </w:pPr>
      <w:rPr>
        <w:rFonts w:ascii="Symbol" w:hAnsi="Symbol" w:hint="default"/>
      </w:rPr>
    </w:lvl>
    <w:lvl w:ilvl="1" w:tplc="52D08592">
      <w:start w:val="1"/>
      <w:numFmt w:val="bullet"/>
      <w:lvlText w:val="o"/>
      <w:lvlJc w:val="left"/>
      <w:pPr>
        <w:ind w:left="1800" w:hanging="360"/>
      </w:pPr>
      <w:rPr>
        <w:rFonts w:ascii="Courier New" w:hAnsi="Courier New" w:hint="default"/>
      </w:rPr>
    </w:lvl>
    <w:lvl w:ilvl="2" w:tplc="9EE2AA52">
      <w:start w:val="1"/>
      <w:numFmt w:val="bullet"/>
      <w:lvlText w:val=""/>
      <w:lvlJc w:val="left"/>
      <w:pPr>
        <w:ind w:left="2520" w:hanging="360"/>
      </w:pPr>
      <w:rPr>
        <w:rFonts w:ascii="Wingdings" w:hAnsi="Wingdings" w:hint="default"/>
      </w:rPr>
    </w:lvl>
    <w:lvl w:ilvl="3" w:tplc="96C0CA4C">
      <w:start w:val="1"/>
      <w:numFmt w:val="bullet"/>
      <w:lvlText w:val=""/>
      <w:lvlJc w:val="left"/>
      <w:pPr>
        <w:ind w:left="3240" w:hanging="360"/>
      </w:pPr>
      <w:rPr>
        <w:rFonts w:ascii="Symbol" w:hAnsi="Symbol" w:hint="default"/>
      </w:rPr>
    </w:lvl>
    <w:lvl w:ilvl="4" w:tplc="686A3484">
      <w:start w:val="1"/>
      <w:numFmt w:val="bullet"/>
      <w:lvlText w:val="o"/>
      <w:lvlJc w:val="left"/>
      <w:pPr>
        <w:ind w:left="3960" w:hanging="360"/>
      </w:pPr>
      <w:rPr>
        <w:rFonts w:ascii="Courier New" w:hAnsi="Courier New" w:hint="default"/>
      </w:rPr>
    </w:lvl>
    <w:lvl w:ilvl="5" w:tplc="FD040A62">
      <w:start w:val="1"/>
      <w:numFmt w:val="bullet"/>
      <w:lvlText w:val=""/>
      <w:lvlJc w:val="left"/>
      <w:pPr>
        <w:ind w:left="4680" w:hanging="360"/>
      </w:pPr>
      <w:rPr>
        <w:rFonts w:ascii="Wingdings" w:hAnsi="Wingdings" w:hint="default"/>
      </w:rPr>
    </w:lvl>
    <w:lvl w:ilvl="6" w:tplc="99E69940">
      <w:start w:val="1"/>
      <w:numFmt w:val="bullet"/>
      <w:lvlText w:val=""/>
      <w:lvlJc w:val="left"/>
      <w:pPr>
        <w:ind w:left="5400" w:hanging="360"/>
      </w:pPr>
      <w:rPr>
        <w:rFonts w:ascii="Symbol" w:hAnsi="Symbol" w:hint="default"/>
      </w:rPr>
    </w:lvl>
    <w:lvl w:ilvl="7" w:tplc="C7BE6F1A">
      <w:start w:val="1"/>
      <w:numFmt w:val="bullet"/>
      <w:lvlText w:val="o"/>
      <w:lvlJc w:val="left"/>
      <w:pPr>
        <w:ind w:left="6120" w:hanging="360"/>
      </w:pPr>
      <w:rPr>
        <w:rFonts w:ascii="Courier New" w:hAnsi="Courier New" w:hint="default"/>
      </w:rPr>
    </w:lvl>
    <w:lvl w:ilvl="8" w:tplc="CF86C8D6">
      <w:start w:val="1"/>
      <w:numFmt w:val="bullet"/>
      <w:lvlText w:val=""/>
      <w:lvlJc w:val="left"/>
      <w:pPr>
        <w:ind w:left="6840" w:hanging="360"/>
      </w:pPr>
      <w:rPr>
        <w:rFonts w:ascii="Wingdings" w:hAnsi="Wingdings" w:hint="default"/>
      </w:rPr>
    </w:lvl>
  </w:abstractNum>
  <w:num w:numId="1" w16cid:durableId="1667248470">
    <w:abstractNumId w:val="25"/>
  </w:num>
  <w:num w:numId="2" w16cid:durableId="352388493">
    <w:abstractNumId w:val="16"/>
  </w:num>
  <w:num w:numId="3" w16cid:durableId="2028404963">
    <w:abstractNumId w:val="10"/>
  </w:num>
  <w:num w:numId="4" w16cid:durableId="637538387">
    <w:abstractNumId w:val="12"/>
  </w:num>
  <w:num w:numId="5" w16cid:durableId="335377623">
    <w:abstractNumId w:val="30"/>
  </w:num>
  <w:num w:numId="6" w16cid:durableId="1706589611">
    <w:abstractNumId w:val="24"/>
  </w:num>
  <w:num w:numId="7" w16cid:durableId="1762674470">
    <w:abstractNumId w:val="2"/>
  </w:num>
  <w:num w:numId="8" w16cid:durableId="1015116249">
    <w:abstractNumId w:val="15"/>
  </w:num>
  <w:num w:numId="9" w16cid:durableId="1274554723">
    <w:abstractNumId w:val="3"/>
  </w:num>
  <w:num w:numId="10" w16cid:durableId="2051177728">
    <w:abstractNumId w:val="19"/>
  </w:num>
  <w:num w:numId="11" w16cid:durableId="273513740">
    <w:abstractNumId w:val="6"/>
  </w:num>
  <w:num w:numId="12" w16cid:durableId="626856184">
    <w:abstractNumId w:val="11"/>
  </w:num>
  <w:num w:numId="13" w16cid:durableId="1290671345">
    <w:abstractNumId w:val="7"/>
  </w:num>
  <w:num w:numId="14" w16cid:durableId="1629118304">
    <w:abstractNumId w:val="13"/>
  </w:num>
  <w:num w:numId="15" w16cid:durableId="1791243501">
    <w:abstractNumId w:val="4"/>
  </w:num>
  <w:num w:numId="16" w16cid:durableId="1202210621">
    <w:abstractNumId w:val="20"/>
  </w:num>
  <w:num w:numId="17" w16cid:durableId="1575555316">
    <w:abstractNumId w:val="1"/>
  </w:num>
  <w:num w:numId="18" w16cid:durableId="210843157">
    <w:abstractNumId w:val="28"/>
  </w:num>
  <w:num w:numId="19" w16cid:durableId="1511095838">
    <w:abstractNumId w:val="32"/>
  </w:num>
  <w:num w:numId="20" w16cid:durableId="1362778334">
    <w:abstractNumId w:val="18"/>
  </w:num>
  <w:num w:numId="21" w16cid:durableId="671831468">
    <w:abstractNumId w:val="8"/>
  </w:num>
  <w:num w:numId="22" w16cid:durableId="1392465162">
    <w:abstractNumId w:val="5"/>
  </w:num>
  <w:num w:numId="23" w16cid:durableId="1859852650">
    <w:abstractNumId w:val="27"/>
  </w:num>
  <w:num w:numId="24" w16cid:durableId="1518736669">
    <w:abstractNumId w:val="22"/>
  </w:num>
  <w:num w:numId="25" w16cid:durableId="1268925237">
    <w:abstractNumId w:val="21"/>
  </w:num>
  <w:num w:numId="26" w16cid:durableId="1593124368">
    <w:abstractNumId w:val="29"/>
  </w:num>
  <w:num w:numId="27" w16cid:durableId="1374844754">
    <w:abstractNumId w:val="17"/>
  </w:num>
  <w:num w:numId="28" w16cid:durableId="1861312169">
    <w:abstractNumId w:val="9"/>
  </w:num>
  <w:num w:numId="29" w16cid:durableId="1042708917">
    <w:abstractNumId w:val="14"/>
  </w:num>
  <w:num w:numId="30" w16cid:durableId="1061515048">
    <w:abstractNumId w:val="0"/>
  </w:num>
  <w:num w:numId="31" w16cid:durableId="1960529114">
    <w:abstractNumId w:val="26"/>
  </w:num>
  <w:num w:numId="32" w16cid:durableId="941960084">
    <w:abstractNumId w:val="31"/>
  </w:num>
  <w:num w:numId="33" w16cid:durableId="696202539">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2360"/>
    <w:rsid w:val="00002E84"/>
    <w:rsid w:val="00004FEC"/>
    <w:rsid w:val="00006A9C"/>
    <w:rsid w:val="00007A76"/>
    <w:rsid w:val="00010668"/>
    <w:rsid w:val="00010724"/>
    <w:rsid w:val="00011FDA"/>
    <w:rsid w:val="000138DA"/>
    <w:rsid w:val="000169F6"/>
    <w:rsid w:val="00017F2D"/>
    <w:rsid w:val="0002048D"/>
    <w:rsid w:val="000204DC"/>
    <w:rsid w:val="0002192E"/>
    <w:rsid w:val="00021A58"/>
    <w:rsid w:val="000230EC"/>
    <w:rsid w:val="000237F7"/>
    <w:rsid w:val="00027286"/>
    <w:rsid w:val="00027410"/>
    <w:rsid w:val="00027A12"/>
    <w:rsid w:val="000304C3"/>
    <w:rsid w:val="000304DB"/>
    <w:rsid w:val="000329AC"/>
    <w:rsid w:val="00033CE1"/>
    <w:rsid w:val="000379E0"/>
    <w:rsid w:val="00037CBB"/>
    <w:rsid w:val="00037D91"/>
    <w:rsid w:val="000415D1"/>
    <w:rsid w:val="00041AB3"/>
    <w:rsid w:val="00041BA3"/>
    <w:rsid w:val="0004356E"/>
    <w:rsid w:val="00043F48"/>
    <w:rsid w:val="0004531D"/>
    <w:rsid w:val="00047C3C"/>
    <w:rsid w:val="00050688"/>
    <w:rsid w:val="000506DC"/>
    <w:rsid w:val="00051A32"/>
    <w:rsid w:val="00051D7B"/>
    <w:rsid w:val="00052F57"/>
    <w:rsid w:val="00054A34"/>
    <w:rsid w:val="00055912"/>
    <w:rsid w:val="0005592A"/>
    <w:rsid w:val="00061789"/>
    <w:rsid w:val="00061FDA"/>
    <w:rsid w:val="000632A5"/>
    <w:rsid w:val="000650DC"/>
    <w:rsid w:val="0006767C"/>
    <w:rsid w:val="00071FF3"/>
    <w:rsid w:val="00072DD2"/>
    <w:rsid w:val="000743EA"/>
    <w:rsid w:val="00076399"/>
    <w:rsid w:val="00076981"/>
    <w:rsid w:val="00077511"/>
    <w:rsid w:val="00081622"/>
    <w:rsid w:val="00081832"/>
    <w:rsid w:val="0008436D"/>
    <w:rsid w:val="00085D1C"/>
    <w:rsid w:val="00090053"/>
    <w:rsid w:val="000902C7"/>
    <w:rsid w:val="00090458"/>
    <w:rsid w:val="00090962"/>
    <w:rsid w:val="000910C4"/>
    <w:rsid w:val="0009160A"/>
    <w:rsid w:val="00092488"/>
    <w:rsid w:val="00092B10"/>
    <w:rsid w:val="000933CC"/>
    <w:rsid w:val="000935C1"/>
    <w:rsid w:val="00095854"/>
    <w:rsid w:val="00097349"/>
    <w:rsid w:val="0009798A"/>
    <w:rsid w:val="00097F20"/>
    <w:rsid w:val="000A0949"/>
    <w:rsid w:val="000A0E6B"/>
    <w:rsid w:val="000A127E"/>
    <w:rsid w:val="000A1A6B"/>
    <w:rsid w:val="000A1E85"/>
    <w:rsid w:val="000A200E"/>
    <w:rsid w:val="000A2630"/>
    <w:rsid w:val="000A4421"/>
    <w:rsid w:val="000A4E98"/>
    <w:rsid w:val="000A77A8"/>
    <w:rsid w:val="000A7BE3"/>
    <w:rsid w:val="000B048E"/>
    <w:rsid w:val="000B22A3"/>
    <w:rsid w:val="000B3C84"/>
    <w:rsid w:val="000B4647"/>
    <w:rsid w:val="000B5F2C"/>
    <w:rsid w:val="000B63F9"/>
    <w:rsid w:val="000B646A"/>
    <w:rsid w:val="000B7B96"/>
    <w:rsid w:val="000C017A"/>
    <w:rsid w:val="000C099D"/>
    <w:rsid w:val="000C2362"/>
    <w:rsid w:val="000C28D6"/>
    <w:rsid w:val="000C32F4"/>
    <w:rsid w:val="000C47C2"/>
    <w:rsid w:val="000C5804"/>
    <w:rsid w:val="000C6917"/>
    <w:rsid w:val="000D0628"/>
    <w:rsid w:val="000D142D"/>
    <w:rsid w:val="000D1A67"/>
    <w:rsid w:val="000D1C7B"/>
    <w:rsid w:val="000D343F"/>
    <w:rsid w:val="000D4751"/>
    <w:rsid w:val="000D6920"/>
    <w:rsid w:val="000D7651"/>
    <w:rsid w:val="000E2E34"/>
    <w:rsid w:val="000E346E"/>
    <w:rsid w:val="000E4BBF"/>
    <w:rsid w:val="000E516A"/>
    <w:rsid w:val="000E589E"/>
    <w:rsid w:val="000E6763"/>
    <w:rsid w:val="000E6E22"/>
    <w:rsid w:val="000E72AD"/>
    <w:rsid w:val="000F2E07"/>
    <w:rsid w:val="000F32E9"/>
    <w:rsid w:val="000F33F2"/>
    <w:rsid w:val="000F38B5"/>
    <w:rsid w:val="000F60F8"/>
    <w:rsid w:val="000F68BA"/>
    <w:rsid w:val="000F6F71"/>
    <w:rsid w:val="000F7E28"/>
    <w:rsid w:val="00101E63"/>
    <w:rsid w:val="00101FDE"/>
    <w:rsid w:val="00107466"/>
    <w:rsid w:val="00107FA1"/>
    <w:rsid w:val="001112AE"/>
    <w:rsid w:val="00111A6E"/>
    <w:rsid w:val="00112675"/>
    <w:rsid w:val="00112F53"/>
    <w:rsid w:val="00116304"/>
    <w:rsid w:val="0011687C"/>
    <w:rsid w:val="00116947"/>
    <w:rsid w:val="0011727A"/>
    <w:rsid w:val="0012190E"/>
    <w:rsid w:val="001238C0"/>
    <w:rsid w:val="00123E0E"/>
    <w:rsid w:val="0012505B"/>
    <w:rsid w:val="0012539A"/>
    <w:rsid w:val="00125584"/>
    <w:rsid w:val="001264BD"/>
    <w:rsid w:val="0012702B"/>
    <w:rsid w:val="00127988"/>
    <w:rsid w:val="00131C83"/>
    <w:rsid w:val="00132F88"/>
    <w:rsid w:val="00133B0C"/>
    <w:rsid w:val="00135096"/>
    <w:rsid w:val="00137AF2"/>
    <w:rsid w:val="00140EFF"/>
    <w:rsid w:val="001411EC"/>
    <w:rsid w:val="00143C3D"/>
    <w:rsid w:val="00144071"/>
    <w:rsid w:val="001472C6"/>
    <w:rsid w:val="00151703"/>
    <w:rsid w:val="001519AA"/>
    <w:rsid w:val="00152E15"/>
    <w:rsid w:val="001530D3"/>
    <w:rsid w:val="0015353E"/>
    <w:rsid w:val="0015371A"/>
    <w:rsid w:val="00155161"/>
    <w:rsid w:val="001551B5"/>
    <w:rsid w:val="0015627E"/>
    <w:rsid w:val="001570B4"/>
    <w:rsid w:val="0015740E"/>
    <w:rsid w:val="00157A78"/>
    <w:rsid w:val="00160581"/>
    <w:rsid w:val="001608EB"/>
    <w:rsid w:val="0016194A"/>
    <w:rsid w:val="00162988"/>
    <w:rsid w:val="001644B8"/>
    <w:rsid w:val="00165499"/>
    <w:rsid w:val="00170624"/>
    <w:rsid w:val="00170E27"/>
    <w:rsid w:val="001714B9"/>
    <w:rsid w:val="0017258E"/>
    <w:rsid w:val="0017281D"/>
    <w:rsid w:val="00174709"/>
    <w:rsid w:val="00176182"/>
    <w:rsid w:val="00177195"/>
    <w:rsid w:val="00177BCA"/>
    <w:rsid w:val="0018005D"/>
    <w:rsid w:val="00180531"/>
    <w:rsid w:val="0018072B"/>
    <w:rsid w:val="0018609F"/>
    <w:rsid w:val="001865D5"/>
    <w:rsid w:val="00186788"/>
    <w:rsid w:val="00187AF6"/>
    <w:rsid w:val="00191C74"/>
    <w:rsid w:val="00193004"/>
    <w:rsid w:val="00193E0C"/>
    <w:rsid w:val="00195A47"/>
    <w:rsid w:val="001961ED"/>
    <w:rsid w:val="001969E3"/>
    <w:rsid w:val="001A4CDB"/>
    <w:rsid w:val="001A59AB"/>
    <w:rsid w:val="001A6408"/>
    <w:rsid w:val="001A714B"/>
    <w:rsid w:val="001B2DB9"/>
    <w:rsid w:val="001B4854"/>
    <w:rsid w:val="001B515F"/>
    <w:rsid w:val="001B6F69"/>
    <w:rsid w:val="001C1B92"/>
    <w:rsid w:val="001C3089"/>
    <w:rsid w:val="001C3ACD"/>
    <w:rsid w:val="001C3D4D"/>
    <w:rsid w:val="001C5023"/>
    <w:rsid w:val="001C5938"/>
    <w:rsid w:val="001C718E"/>
    <w:rsid w:val="001C78DF"/>
    <w:rsid w:val="001C7B3E"/>
    <w:rsid w:val="001D0612"/>
    <w:rsid w:val="001D1614"/>
    <w:rsid w:val="001D24AF"/>
    <w:rsid w:val="001D2516"/>
    <w:rsid w:val="001D31D8"/>
    <w:rsid w:val="001D61B9"/>
    <w:rsid w:val="001D7640"/>
    <w:rsid w:val="001E1299"/>
    <w:rsid w:val="001E3C79"/>
    <w:rsid w:val="001E3E10"/>
    <w:rsid w:val="001E46E1"/>
    <w:rsid w:val="001E48F2"/>
    <w:rsid w:val="001E52B5"/>
    <w:rsid w:val="001E583E"/>
    <w:rsid w:val="001E65B1"/>
    <w:rsid w:val="001E72E6"/>
    <w:rsid w:val="001E77C0"/>
    <w:rsid w:val="001F04DB"/>
    <w:rsid w:val="001F0921"/>
    <w:rsid w:val="001F3910"/>
    <w:rsid w:val="001F5572"/>
    <w:rsid w:val="001F5E77"/>
    <w:rsid w:val="001F6295"/>
    <w:rsid w:val="001F711E"/>
    <w:rsid w:val="0020009A"/>
    <w:rsid w:val="0020066C"/>
    <w:rsid w:val="00201204"/>
    <w:rsid w:val="00203993"/>
    <w:rsid w:val="002057DD"/>
    <w:rsid w:val="00205FF6"/>
    <w:rsid w:val="002073E3"/>
    <w:rsid w:val="00211808"/>
    <w:rsid w:val="00212F53"/>
    <w:rsid w:val="0021611E"/>
    <w:rsid w:val="00216398"/>
    <w:rsid w:val="00216B61"/>
    <w:rsid w:val="00216BEC"/>
    <w:rsid w:val="0022588A"/>
    <w:rsid w:val="00225CE2"/>
    <w:rsid w:val="002276B8"/>
    <w:rsid w:val="0023296F"/>
    <w:rsid w:val="00232978"/>
    <w:rsid w:val="00232C98"/>
    <w:rsid w:val="0023302C"/>
    <w:rsid w:val="00236632"/>
    <w:rsid w:val="002408D3"/>
    <w:rsid w:val="00240ED0"/>
    <w:rsid w:val="00242B97"/>
    <w:rsid w:val="00244CF5"/>
    <w:rsid w:val="00245139"/>
    <w:rsid w:val="00245D0B"/>
    <w:rsid w:val="00246D3D"/>
    <w:rsid w:val="00247037"/>
    <w:rsid w:val="0024765B"/>
    <w:rsid w:val="002504AA"/>
    <w:rsid w:val="002505B6"/>
    <w:rsid w:val="0025107E"/>
    <w:rsid w:val="00251F75"/>
    <w:rsid w:val="002522F7"/>
    <w:rsid w:val="002529EC"/>
    <w:rsid w:val="002530F7"/>
    <w:rsid w:val="00254443"/>
    <w:rsid w:val="00255105"/>
    <w:rsid w:val="0025532B"/>
    <w:rsid w:val="002567D7"/>
    <w:rsid w:val="002575E1"/>
    <w:rsid w:val="0026098B"/>
    <w:rsid w:val="002610F2"/>
    <w:rsid w:val="002616CB"/>
    <w:rsid w:val="002625AA"/>
    <w:rsid w:val="00264856"/>
    <w:rsid w:val="002651B0"/>
    <w:rsid w:val="00265D68"/>
    <w:rsid w:val="00266796"/>
    <w:rsid w:val="0026731F"/>
    <w:rsid w:val="0027033E"/>
    <w:rsid w:val="00270596"/>
    <w:rsid w:val="00271CED"/>
    <w:rsid w:val="002726BE"/>
    <w:rsid w:val="0027466F"/>
    <w:rsid w:val="0027496A"/>
    <w:rsid w:val="00274A6D"/>
    <w:rsid w:val="00274D57"/>
    <w:rsid w:val="0027712D"/>
    <w:rsid w:val="00281834"/>
    <w:rsid w:val="00283B8B"/>
    <w:rsid w:val="00284E77"/>
    <w:rsid w:val="0028536D"/>
    <w:rsid w:val="0028622C"/>
    <w:rsid w:val="00286B13"/>
    <w:rsid w:val="0029006E"/>
    <w:rsid w:val="002920F3"/>
    <w:rsid w:val="00293B63"/>
    <w:rsid w:val="00295650"/>
    <w:rsid w:val="00295907"/>
    <w:rsid w:val="002A00FF"/>
    <w:rsid w:val="002A01BA"/>
    <w:rsid w:val="002A0545"/>
    <w:rsid w:val="002A1691"/>
    <w:rsid w:val="002A1726"/>
    <w:rsid w:val="002A2270"/>
    <w:rsid w:val="002A5F50"/>
    <w:rsid w:val="002B2DFF"/>
    <w:rsid w:val="002B3BAE"/>
    <w:rsid w:val="002B4408"/>
    <w:rsid w:val="002C20BE"/>
    <w:rsid w:val="002C22BA"/>
    <w:rsid w:val="002C34EC"/>
    <w:rsid w:val="002C4F1A"/>
    <w:rsid w:val="002C6A41"/>
    <w:rsid w:val="002D0ED5"/>
    <w:rsid w:val="002D2AB0"/>
    <w:rsid w:val="002D3B45"/>
    <w:rsid w:val="002D499B"/>
    <w:rsid w:val="002E1AD7"/>
    <w:rsid w:val="002E1EE8"/>
    <w:rsid w:val="002E2019"/>
    <w:rsid w:val="002E360D"/>
    <w:rsid w:val="002E3BE0"/>
    <w:rsid w:val="002E40DE"/>
    <w:rsid w:val="002E50D5"/>
    <w:rsid w:val="002E56C1"/>
    <w:rsid w:val="002E5E17"/>
    <w:rsid w:val="002E7008"/>
    <w:rsid w:val="002E798F"/>
    <w:rsid w:val="002E7CD2"/>
    <w:rsid w:val="002E7CF5"/>
    <w:rsid w:val="002F03C0"/>
    <w:rsid w:val="002F19B3"/>
    <w:rsid w:val="002F500C"/>
    <w:rsid w:val="002F6607"/>
    <w:rsid w:val="00301623"/>
    <w:rsid w:val="00301A65"/>
    <w:rsid w:val="0030265C"/>
    <w:rsid w:val="00302CD0"/>
    <w:rsid w:val="00303829"/>
    <w:rsid w:val="00303AAF"/>
    <w:rsid w:val="00304086"/>
    <w:rsid w:val="003040B8"/>
    <w:rsid w:val="00305A9F"/>
    <w:rsid w:val="0030604D"/>
    <w:rsid w:val="00306D8E"/>
    <w:rsid w:val="003071A3"/>
    <w:rsid w:val="003108E6"/>
    <w:rsid w:val="00311900"/>
    <w:rsid w:val="003123EB"/>
    <w:rsid w:val="003129DB"/>
    <w:rsid w:val="003132D1"/>
    <w:rsid w:val="003133AE"/>
    <w:rsid w:val="003138FC"/>
    <w:rsid w:val="00313C2B"/>
    <w:rsid w:val="00315430"/>
    <w:rsid w:val="003178E7"/>
    <w:rsid w:val="00317DD6"/>
    <w:rsid w:val="003216FC"/>
    <w:rsid w:val="0032333D"/>
    <w:rsid w:val="00324A11"/>
    <w:rsid w:val="00324EFE"/>
    <w:rsid w:val="00324F46"/>
    <w:rsid w:val="0032658F"/>
    <w:rsid w:val="00330B94"/>
    <w:rsid w:val="00330DC8"/>
    <w:rsid w:val="003313A6"/>
    <w:rsid w:val="00331FAF"/>
    <w:rsid w:val="00332FC6"/>
    <w:rsid w:val="0033515B"/>
    <w:rsid w:val="003363B2"/>
    <w:rsid w:val="0033749C"/>
    <w:rsid w:val="00340035"/>
    <w:rsid w:val="00343062"/>
    <w:rsid w:val="00343C57"/>
    <w:rsid w:val="00343FA4"/>
    <w:rsid w:val="003446EB"/>
    <w:rsid w:val="00344D48"/>
    <w:rsid w:val="00344F45"/>
    <w:rsid w:val="003467BB"/>
    <w:rsid w:val="0034D2BA"/>
    <w:rsid w:val="00350E91"/>
    <w:rsid w:val="003526D7"/>
    <w:rsid w:val="00354984"/>
    <w:rsid w:val="003549FE"/>
    <w:rsid w:val="003568DE"/>
    <w:rsid w:val="0035787E"/>
    <w:rsid w:val="00360402"/>
    <w:rsid w:val="00362582"/>
    <w:rsid w:val="003628A3"/>
    <w:rsid w:val="00362E48"/>
    <w:rsid w:val="0036391B"/>
    <w:rsid w:val="00363D9C"/>
    <w:rsid w:val="00364453"/>
    <w:rsid w:val="00365D0B"/>
    <w:rsid w:val="00372C1C"/>
    <w:rsid w:val="00372FE2"/>
    <w:rsid w:val="0038197B"/>
    <w:rsid w:val="00382213"/>
    <w:rsid w:val="0038273C"/>
    <w:rsid w:val="00384DE4"/>
    <w:rsid w:val="003871A5"/>
    <w:rsid w:val="003877E6"/>
    <w:rsid w:val="0038787D"/>
    <w:rsid w:val="00387D2C"/>
    <w:rsid w:val="00390363"/>
    <w:rsid w:val="003915C8"/>
    <w:rsid w:val="00394288"/>
    <w:rsid w:val="00395E53"/>
    <w:rsid w:val="00396363"/>
    <w:rsid w:val="003965D3"/>
    <w:rsid w:val="003A10BD"/>
    <w:rsid w:val="003A2AA1"/>
    <w:rsid w:val="003A2BEF"/>
    <w:rsid w:val="003A3FEF"/>
    <w:rsid w:val="003A4486"/>
    <w:rsid w:val="003A4CC5"/>
    <w:rsid w:val="003A6415"/>
    <w:rsid w:val="003B0BE2"/>
    <w:rsid w:val="003B0DEE"/>
    <w:rsid w:val="003B1F38"/>
    <w:rsid w:val="003B396E"/>
    <w:rsid w:val="003B3DFD"/>
    <w:rsid w:val="003B4349"/>
    <w:rsid w:val="003B5059"/>
    <w:rsid w:val="003B5BFC"/>
    <w:rsid w:val="003C058F"/>
    <w:rsid w:val="003C0FA9"/>
    <w:rsid w:val="003C2E44"/>
    <w:rsid w:val="003C2F92"/>
    <w:rsid w:val="003C2F97"/>
    <w:rsid w:val="003C3E83"/>
    <w:rsid w:val="003C575B"/>
    <w:rsid w:val="003C708F"/>
    <w:rsid w:val="003D4912"/>
    <w:rsid w:val="003D49BF"/>
    <w:rsid w:val="003D6641"/>
    <w:rsid w:val="003D6D77"/>
    <w:rsid w:val="003E001D"/>
    <w:rsid w:val="003E0DAC"/>
    <w:rsid w:val="003E117C"/>
    <w:rsid w:val="003E1BE3"/>
    <w:rsid w:val="003E2386"/>
    <w:rsid w:val="003E2DF2"/>
    <w:rsid w:val="003E6D3A"/>
    <w:rsid w:val="003E7CA1"/>
    <w:rsid w:val="003F09A0"/>
    <w:rsid w:val="003F0E5C"/>
    <w:rsid w:val="003F164D"/>
    <w:rsid w:val="003F2BDC"/>
    <w:rsid w:val="003F478A"/>
    <w:rsid w:val="003F49FA"/>
    <w:rsid w:val="003F61F7"/>
    <w:rsid w:val="003F630F"/>
    <w:rsid w:val="0040156F"/>
    <w:rsid w:val="00402F49"/>
    <w:rsid w:val="00403FEF"/>
    <w:rsid w:val="004054D1"/>
    <w:rsid w:val="004069CC"/>
    <w:rsid w:val="00406B49"/>
    <w:rsid w:val="00407FC9"/>
    <w:rsid w:val="0041047D"/>
    <w:rsid w:val="00410DB8"/>
    <w:rsid w:val="00411A53"/>
    <w:rsid w:val="00411B93"/>
    <w:rsid w:val="00412364"/>
    <w:rsid w:val="00412B25"/>
    <w:rsid w:val="0041521A"/>
    <w:rsid w:val="004166EC"/>
    <w:rsid w:val="00417A6F"/>
    <w:rsid w:val="00417E2D"/>
    <w:rsid w:val="00420C0B"/>
    <w:rsid w:val="00421A4E"/>
    <w:rsid w:val="0042546F"/>
    <w:rsid w:val="004264E4"/>
    <w:rsid w:val="00426B00"/>
    <w:rsid w:val="004271C5"/>
    <w:rsid w:val="004274ED"/>
    <w:rsid w:val="00431288"/>
    <w:rsid w:val="00431D97"/>
    <w:rsid w:val="00434D7A"/>
    <w:rsid w:val="00435886"/>
    <w:rsid w:val="00436D96"/>
    <w:rsid w:val="00437FBC"/>
    <w:rsid w:val="0044019C"/>
    <w:rsid w:val="0044019F"/>
    <w:rsid w:val="004409D7"/>
    <w:rsid w:val="00440C53"/>
    <w:rsid w:val="00441C5B"/>
    <w:rsid w:val="004428F8"/>
    <w:rsid w:val="004453F2"/>
    <w:rsid w:val="0044617C"/>
    <w:rsid w:val="00446969"/>
    <w:rsid w:val="00446C86"/>
    <w:rsid w:val="00447B28"/>
    <w:rsid w:val="00447DFA"/>
    <w:rsid w:val="0045448A"/>
    <w:rsid w:val="00456461"/>
    <w:rsid w:val="004573F4"/>
    <w:rsid w:val="004578E9"/>
    <w:rsid w:val="00460B0C"/>
    <w:rsid w:val="00461CEC"/>
    <w:rsid w:val="0046461E"/>
    <w:rsid w:val="00465006"/>
    <w:rsid w:val="004662B9"/>
    <w:rsid w:val="00466B6A"/>
    <w:rsid w:val="004679AC"/>
    <w:rsid w:val="004679F4"/>
    <w:rsid w:val="004732A4"/>
    <w:rsid w:val="00475083"/>
    <w:rsid w:val="004757FE"/>
    <w:rsid w:val="004762FE"/>
    <w:rsid w:val="0048009D"/>
    <w:rsid w:val="00482D77"/>
    <w:rsid w:val="00482EBA"/>
    <w:rsid w:val="00483AD4"/>
    <w:rsid w:val="004854FF"/>
    <w:rsid w:val="00485861"/>
    <w:rsid w:val="0049226E"/>
    <w:rsid w:val="004926BB"/>
    <w:rsid w:val="00495681"/>
    <w:rsid w:val="00496513"/>
    <w:rsid w:val="004A113C"/>
    <w:rsid w:val="004A139B"/>
    <w:rsid w:val="004A20A3"/>
    <w:rsid w:val="004A24C4"/>
    <w:rsid w:val="004A26B8"/>
    <w:rsid w:val="004A3ED9"/>
    <w:rsid w:val="004B18F0"/>
    <w:rsid w:val="004B2573"/>
    <w:rsid w:val="004B284A"/>
    <w:rsid w:val="004B3BB8"/>
    <w:rsid w:val="004B6342"/>
    <w:rsid w:val="004C42F7"/>
    <w:rsid w:val="004C4EB5"/>
    <w:rsid w:val="004C628E"/>
    <w:rsid w:val="004C6E52"/>
    <w:rsid w:val="004C6FD0"/>
    <w:rsid w:val="004C7AE5"/>
    <w:rsid w:val="004C7F3D"/>
    <w:rsid w:val="004D1F3D"/>
    <w:rsid w:val="004D320E"/>
    <w:rsid w:val="004D4CDD"/>
    <w:rsid w:val="004D69E0"/>
    <w:rsid w:val="004D6A8B"/>
    <w:rsid w:val="004D751B"/>
    <w:rsid w:val="004E00C3"/>
    <w:rsid w:val="004E0228"/>
    <w:rsid w:val="004E0E13"/>
    <w:rsid w:val="004E1424"/>
    <w:rsid w:val="004E1D62"/>
    <w:rsid w:val="004E25F7"/>
    <w:rsid w:val="004E378F"/>
    <w:rsid w:val="004E3B57"/>
    <w:rsid w:val="004E54FA"/>
    <w:rsid w:val="004E5754"/>
    <w:rsid w:val="004E70E6"/>
    <w:rsid w:val="004E7C97"/>
    <w:rsid w:val="004F1D41"/>
    <w:rsid w:val="004F3A7E"/>
    <w:rsid w:val="0050095F"/>
    <w:rsid w:val="00500A7B"/>
    <w:rsid w:val="0050231F"/>
    <w:rsid w:val="0050290D"/>
    <w:rsid w:val="00504AE0"/>
    <w:rsid w:val="00506332"/>
    <w:rsid w:val="005068F3"/>
    <w:rsid w:val="00510307"/>
    <w:rsid w:val="00510BB1"/>
    <w:rsid w:val="00510C07"/>
    <w:rsid w:val="005118DA"/>
    <w:rsid w:val="00511CAC"/>
    <w:rsid w:val="005126E0"/>
    <w:rsid w:val="005127BE"/>
    <w:rsid w:val="00513FCE"/>
    <w:rsid w:val="0051511B"/>
    <w:rsid w:val="00516BFC"/>
    <w:rsid w:val="005215F1"/>
    <w:rsid w:val="005219D8"/>
    <w:rsid w:val="00521AE1"/>
    <w:rsid w:val="005225CC"/>
    <w:rsid w:val="00523009"/>
    <w:rsid w:val="00524E78"/>
    <w:rsid w:val="005263F6"/>
    <w:rsid w:val="00527135"/>
    <w:rsid w:val="0053036F"/>
    <w:rsid w:val="005309BA"/>
    <w:rsid w:val="00531246"/>
    <w:rsid w:val="00531592"/>
    <w:rsid w:val="005333CC"/>
    <w:rsid w:val="005344A8"/>
    <w:rsid w:val="005362B2"/>
    <w:rsid w:val="00537FE1"/>
    <w:rsid w:val="005432A3"/>
    <w:rsid w:val="00543919"/>
    <w:rsid w:val="00546C86"/>
    <w:rsid w:val="00551501"/>
    <w:rsid w:val="00552544"/>
    <w:rsid w:val="005531A5"/>
    <w:rsid w:val="00561946"/>
    <w:rsid w:val="00561A76"/>
    <w:rsid w:val="00562416"/>
    <w:rsid w:val="005651FF"/>
    <w:rsid w:val="0056553D"/>
    <w:rsid w:val="005666E4"/>
    <w:rsid w:val="00566E41"/>
    <w:rsid w:val="00566E58"/>
    <w:rsid w:val="00567743"/>
    <w:rsid w:val="005704EA"/>
    <w:rsid w:val="0057072E"/>
    <w:rsid w:val="00572F09"/>
    <w:rsid w:val="00573D4B"/>
    <w:rsid w:val="00574A44"/>
    <w:rsid w:val="0057533D"/>
    <w:rsid w:val="00576CDA"/>
    <w:rsid w:val="005770D8"/>
    <w:rsid w:val="00577130"/>
    <w:rsid w:val="00577E70"/>
    <w:rsid w:val="00583ED6"/>
    <w:rsid w:val="0058492D"/>
    <w:rsid w:val="00585908"/>
    <w:rsid w:val="00585BDA"/>
    <w:rsid w:val="0059072F"/>
    <w:rsid w:val="00590E10"/>
    <w:rsid w:val="005927FF"/>
    <w:rsid w:val="0059303C"/>
    <w:rsid w:val="00594772"/>
    <w:rsid w:val="00594DD0"/>
    <w:rsid w:val="00594F75"/>
    <w:rsid w:val="005950E3"/>
    <w:rsid w:val="00597900"/>
    <w:rsid w:val="005A00C7"/>
    <w:rsid w:val="005A1218"/>
    <w:rsid w:val="005A293A"/>
    <w:rsid w:val="005A4851"/>
    <w:rsid w:val="005A4DD8"/>
    <w:rsid w:val="005A67ED"/>
    <w:rsid w:val="005A79B1"/>
    <w:rsid w:val="005B09FE"/>
    <w:rsid w:val="005B22BD"/>
    <w:rsid w:val="005B239E"/>
    <w:rsid w:val="005B2E7C"/>
    <w:rsid w:val="005B35B2"/>
    <w:rsid w:val="005B4050"/>
    <w:rsid w:val="005B4467"/>
    <w:rsid w:val="005B4B58"/>
    <w:rsid w:val="005B6102"/>
    <w:rsid w:val="005C0332"/>
    <w:rsid w:val="005C0D10"/>
    <w:rsid w:val="005C0F86"/>
    <w:rsid w:val="005C1F7B"/>
    <w:rsid w:val="005C330D"/>
    <w:rsid w:val="005C3D34"/>
    <w:rsid w:val="005C6CFD"/>
    <w:rsid w:val="005D02D8"/>
    <w:rsid w:val="005D1530"/>
    <w:rsid w:val="005D18BE"/>
    <w:rsid w:val="005D3EA8"/>
    <w:rsid w:val="005D40B0"/>
    <w:rsid w:val="005D47E8"/>
    <w:rsid w:val="005D54ED"/>
    <w:rsid w:val="005E2B0C"/>
    <w:rsid w:val="005E565B"/>
    <w:rsid w:val="005E629B"/>
    <w:rsid w:val="005E6BBE"/>
    <w:rsid w:val="005F05F3"/>
    <w:rsid w:val="005F2084"/>
    <w:rsid w:val="005F2F74"/>
    <w:rsid w:val="005F5BD7"/>
    <w:rsid w:val="005F73A3"/>
    <w:rsid w:val="005F79A2"/>
    <w:rsid w:val="006008B8"/>
    <w:rsid w:val="006036D9"/>
    <w:rsid w:val="006044C3"/>
    <w:rsid w:val="00605246"/>
    <w:rsid w:val="00605B13"/>
    <w:rsid w:val="00610585"/>
    <w:rsid w:val="00611493"/>
    <w:rsid w:val="00611AF5"/>
    <w:rsid w:val="00615F79"/>
    <w:rsid w:val="00620268"/>
    <w:rsid w:val="00621C0F"/>
    <w:rsid w:val="0062329A"/>
    <w:rsid w:val="00625653"/>
    <w:rsid w:val="00631874"/>
    <w:rsid w:val="00633C9F"/>
    <w:rsid w:val="00634A86"/>
    <w:rsid w:val="00634AEF"/>
    <w:rsid w:val="006362F2"/>
    <w:rsid w:val="00636911"/>
    <w:rsid w:val="00636E7C"/>
    <w:rsid w:val="00640A9C"/>
    <w:rsid w:val="006413F5"/>
    <w:rsid w:val="006413F8"/>
    <w:rsid w:val="006422D1"/>
    <w:rsid w:val="00644364"/>
    <w:rsid w:val="006449D6"/>
    <w:rsid w:val="006458DC"/>
    <w:rsid w:val="00646285"/>
    <w:rsid w:val="006503C5"/>
    <w:rsid w:val="00650CB4"/>
    <w:rsid w:val="0065165E"/>
    <w:rsid w:val="00651DF7"/>
    <w:rsid w:val="00652009"/>
    <w:rsid w:val="006530A6"/>
    <w:rsid w:val="00653177"/>
    <w:rsid w:val="00653369"/>
    <w:rsid w:val="0065410B"/>
    <w:rsid w:val="006549BE"/>
    <w:rsid w:val="00654B0C"/>
    <w:rsid w:val="006553D6"/>
    <w:rsid w:val="00655D5A"/>
    <w:rsid w:val="00656F2E"/>
    <w:rsid w:val="00661B3B"/>
    <w:rsid w:val="00662D59"/>
    <w:rsid w:val="00663861"/>
    <w:rsid w:val="006650FD"/>
    <w:rsid w:val="00665589"/>
    <w:rsid w:val="00665641"/>
    <w:rsid w:val="00665786"/>
    <w:rsid w:val="006709C8"/>
    <w:rsid w:val="00671420"/>
    <w:rsid w:val="0067227E"/>
    <w:rsid w:val="006729CE"/>
    <w:rsid w:val="00674336"/>
    <w:rsid w:val="00674D14"/>
    <w:rsid w:val="0067651B"/>
    <w:rsid w:val="0067683C"/>
    <w:rsid w:val="00676E85"/>
    <w:rsid w:val="006772AF"/>
    <w:rsid w:val="00677D03"/>
    <w:rsid w:val="00680EF2"/>
    <w:rsid w:val="00681625"/>
    <w:rsid w:val="0068309F"/>
    <w:rsid w:val="00684993"/>
    <w:rsid w:val="00685434"/>
    <w:rsid w:val="006863FE"/>
    <w:rsid w:val="00686F7F"/>
    <w:rsid w:val="006903BB"/>
    <w:rsid w:val="006906F4"/>
    <w:rsid w:val="006934CE"/>
    <w:rsid w:val="00694FD9"/>
    <w:rsid w:val="00695EB2"/>
    <w:rsid w:val="00697E46"/>
    <w:rsid w:val="006A207C"/>
    <w:rsid w:val="006A669D"/>
    <w:rsid w:val="006A686C"/>
    <w:rsid w:val="006B1B66"/>
    <w:rsid w:val="006B2266"/>
    <w:rsid w:val="006B33BC"/>
    <w:rsid w:val="006B3E73"/>
    <w:rsid w:val="006B4905"/>
    <w:rsid w:val="006B4C22"/>
    <w:rsid w:val="006B5702"/>
    <w:rsid w:val="006B618C"/>
    <w:rsid w:val="006B677C"/>
    <w:rsid w:val="006B740E"/>
    <w:rsid w:val="006B77A4"/>
    <w:rsid w:val="006C01B6"/>
    <w:rsid w:val="006C0662"/>
    <w:rsid w:val="006C1B92"/>
    <w:rsid w:val="006C493C"/>
    <w:rsid w:val="006C50DE"/>
    <w:rsid w:val="006C5334"/>
    <w:rsid w:val="006C7BDE"/>
    <w:rsid w:val="006D1CE2"/>
    <w:rsid w:val="006D3209"/>
    <w:rsid w:val="006D440F"/>
    <w:rsid w:val="006D4E25"/>
    <w:rsid w:val="006D4E4E"/>
    <w:rsid w:val="006D5D76"/>
    <w:rsid w:val="006E06CB"/>
    <w:rsid w:val="006E16ED"/>
    <w:rsid w:val="006E2AAE"/>
    <w:rsid w:val="006E4336"/>
    <w:rsid w:val="006E5076"/>
    <w:rsid w:val="006E5316"/>
    <w:rsid w:val="006E58A3"/>
    <w:rsid w:val="006E66C6"/>
    <w:rsid w:val="006F03D0"/>
    <w:rsid w:val="006F0A6D"/>
    <w:rsid w:val="006F1F75"/>
    <w:rsid w:val="006F3AF3"/>
    <w:rsid w:val="006F3ECF"/>
    <w:rsid w:val="006F6C42"/>
    <w:rsid w:val="006F7885"/>
    <w:rsid w:val="006F7940"/>
    <w:rsid w:val="00703007"/>
    <w:rsid w:val="007036D2"/>
    <w:rsid w:val="00703A4B"/>
    <w:rsid w:val="00706435"/>
    <w:rsid w:val="00706935"/>
    <w:rsid w:val="00707707"/>
    <w:rsid w:val="007103D7"/>
    <w:rsid w:val="00710738"/>
    <w:rsid w:val="00711166"/>
    <w:rsid w:val="007113B6"/>
    <w:rsid w:val="0071228F"/>
    <w:rsid w:val="00713BC7"/>
    <w:rsid w:val="00716BC9"/>
    <w:rsid w:val="00716CA3"/>
    <w:rsid w:val="00716E6C"/>
    <w:rsid w:val="00720511"/>
    <w:rsid w:val="007217A9"/>
    <w:rsid w:val="00724EB8"/>
    <w:rsid w:val="00724F66"/>
    <w:rsid w:val="00726354"/>
    <w:rsid w:val="0072752D"/>
    <w:rsid w:val="00731B8C"/>
    <w:rsid w:val="00732067"/>
    <w:rsid w:val="00733515"/>
    <w:rsid w:val="0073388A"/>
    <w:rsid w:val="00733E22"/>
    <w:rsid w:val="00735D8E"/>
    <w:rsid w:val="0073747C"/>
    <w:rsid w:val="00740609"/>
    <w:rsid w:val="00746015"/>
    <w:rsid w:val="0074608C"/>
    <w:rsid w:val="00746F0C"/>
    <w:rsid w:val="0074725F"/>
    <w:rsid w:val="00751213"/>
    <w:rsid w:val="0075131E"/>
    <w:rsid w:val="00752FFB"/>
    <w:rsid w:val="00753328"/>
    <w:rsid w:val="00753357"/>
    <w:rsid w:val="00755047"/>
    <w:rsid w:val="00755E96"/>
    <w:rsid w:val="007608B8"/>
    <w:rsid w:val="00761BAF"/>
    <w:rsid w:val="007630C0"/>
    <w:rsid w:val="00763A49"/>
    <w:rsid w:val="007642C9"/>
    <w:rsid w:val="00764690"/>
    <w:rsid w:val="0076600D"/>
    <w:rsid w:val="00770996"/>
    <w:rsid w:val="00771C3D"/>
    <w:rsid w:val="007744B8"/>
    <w:rsid w:val="00774CF3"/>
    <w:rsid w:val="00775BD2"/>
    <w:rsid w:val="00776572"/>
    <w:rsid w:val="00777B49"/>
    <w:rsid w:val="00777DDF"/>
    <w:rsid w:val="00777FC0"/>
    <w:rsid w:val="007800CA"/>
    <w:rsid w:val="007810D3"/>
    <w:rsid w:val="00781955"/>
    <w:rsid w:val="007819BF"/>
    <w:rsid w:val="00781B9C"/>
    <w:rsid w:val="00781C0A"/>
    <w:rsid w:val="00781E12"/>
    <w:rsid w:val="007829A4"/>
    <w:rsid w:val="00782C8F"/>
    <w:rsid w:val="00784440"/>
    <w:rsid w:val="00786C76"/>
    <w:rsid w:val="007903D5"/>
    <w:rsid w:val="007905C9"/>
    <w:rsid w:val="00790708"/>
    <w:rsid w:val="00792EBC"/>
    <w:rsid w:val="007934CE"/>
    <w:rsid w:val="00795A4E"/>
    <w:rsid w:val="00795AA9"/>
    <w:rsid w:val="00795B49"/>
    <w:rsid w:val="007A069D"/>
    <w:rsid w:val="007A0D2C"/>
    <w:rsid w:val="007A3EA0"/>
    <w:rsid w:val="007A66AA"/>
    <w:rsid w:val="007B31CE"/>
    <w:rsid w:val="007B3370"/>
    <w:rsid w:val="007B4608"/>
    <w:rsid w:val="007B59E0"/>
    <w:rsid w:val="007B62B0"/>
    <w:rsid w:val="007B73EC"/>
    <w:rsid w:val="007B792E"/>
    <w:rsid w:val="007C1E1F"/>
    <w:rsid w:val="007C1EF3"/>
    <w:rsid w:val="007C2159"/>
    <w:rsid w:val="007C2377"/>
    <w:rsid w:val="007C4B79"/>
    <w:rsid w:val="007C4CA9"/>
    <w:rsid w:val="007C4FFF"/>
    <w:rsid w:val="007C61FE"/>
    <w:rsid w:val="007C6348"/>
    <w:rsid w:val="007C744A"/>
    <w:rsid w:val="007D0B4A"/>
    <w:rsid w:val="007D2896"/>
    <w:rsid w:val="007D2B73"/>
    <w:rsid w:val="007D31E0"/>
    <w:rsid w:val="007D53F5"/>
    <w:rsid w:val="007D6310"/>
    <w:rsid w:val="007D6948"/>
    <w:rsid w:val="007D6FF1"/>
    <w:rsid w:val="007E2060"/>
    <w:rsid w:val="007E2D82"/>
    <w:rsid w:val="007E5412"/>
    <w:rsid w:val="007E61E5"/>
    <w:rsid w:val="007E6B55"/>
    <w:rsid w:val="007E6EE4"/>
    <w:rsid w:val="007E765F"/>
    <w:rsid w:val="007F0E06"/>
    <w:rsid w:val="007F1A68"/>
    <w:rsid w:val="007F1FEC"/>
    <w:rsid w:val="007F230E"/>
    <w:rsid w:val="007F3DDF"/>
    <w:rsid w:val="007F45FE"/>
    <w:rsid w:val="007F52B1"/>
    <w:rsid w:val="007F5A0E"/>
    <w:rsid w:val="00801BE7"/>
    <w:rsid w:val="00802645"/>
    <w:rsid w:val="008035D1"/>
    <w:rsid w:val="00804BB7"/>
    <w:rsid w:val="00805578"/>
    <w:rsid w:val="00805AD7"/>
    <w:rsid w:val="00805CC1"/>
    <w:rsid w:val="00806EC4"/>
    <w:rsid w:val="00806FCC"/>
    <w:rsid w:val="00807D68"/>
    <w:rsid w:val="00810ADB"/>
    <w:rsid w:val="00811064"/>
    <w:rsid w:val="00811EDB"/>
    <w:rsid w:val="00814900"/>
    <w:rsid w:val="00814F63"/>
    <w:rsid w:val="0081676E"/>
    <w:rsid w:val="008201D4"/>
    <w:rsid w:val="00825673"/>
    <w:rsid w:val="008266E4"/>
    <w:rsid w:val="008300F1"/>
    <w:rsid w:val="00830455"/>
    <w:rsid w:val="00830604"/>
    <w:rsid w:val="00831654"/>
    <w:rsid w:val="00833D6D"/>
    <w:rsid w:val="0083447F"/>
    <w:rsid w:val="0083689F"/>
    <w:rsid w:val="00837697"/>
    <w:rsid w:val="00841AB7"/>
    <w:rsid w:val="00843574"/>
    <w:rsid w:val="00844E57"/>
    <w:rsid w:val="008453AE"/>
    <w:rsid w:val="008472FC"/>
    <w:rsid w:val="0085070B"/>
    <w:rsid w:val="00852C9E"/>
    <w:rsid w:val="0085342E"/>
    <w:rsid w:val="008534F1"/>
    <w:rsid w:val="008549AD"/>
    <w:rsid w:val="008551BD"/>
    <w:rsid w:val="00861BCC"/>
    <w:rsid w:val="00862560"/>
    <w:rsid w:val="00862FA8"/>
    <w:rsid w:val="008644CB"/>
    <w:rsid w:val="0086671E"/>
    <w:rsid w:val="0086798B"/>
    <w:rsid w:val="00870734"/>
    <w:rsid w:val="008716B4"/>
    <w:rsid w:val="00871A12"/>
    <w:rsid w:val="0087201B"/>
    <w:rsid w:val="00872F7B"/>
    <w:rsid w:val="00873E7D"/>
    <w:rsid w:val="00874272"/>
    <w:rsid w:val="00876C24"/>
    <w:rsid w:val="00877E31"/>
    <w:rsid w:val="00877E76"/>
    <w:rsid w:val="008802BE"/>
    <w:rsid w:val="008810B1"/>
    <w:rsid w:val="00881F5F"/>
    <w:rsid w:val="00883CF8"/>
    <w:rsid w:val="0088540E"/>
    <w:rsid w:val="008878ED"/>
    <w:rsid w:val="00893275"/>
    <w:rsid w:val="00895B16"/>
    <w:rsid w:val="00895C29"/>
    <w:rsid w:val="0089763B"/>
    <w:rsid w:val="00897995"/>
    <w:rsid w:val="008A0551"/>
    <w:rsid w:val="008A1280"/>
    <w:rsid w:val="008A2DD2"/>
    <w:rsid w:val="008A2ED9"/>
    <w:rsid w:val="008A363E"/>
    <w:rsid w:val="008A5197"/>
    <w:rsid w:val="008A799C"/>
    <w:rsid w:val="008A7EFA"/>
    <w:rsid w:val="008B026E"/>
    <w:rsid w:val="008B2D5E"/>
    <w:rsid w:val="008B310A"/>
    <w:rsid w:val="008B5468"/>
    <w:rsid w:val="008B6FCA"/>
    <w:rsid w:val="008C3E6C"/>
    <w:rsid w:val="008C6624"/>
    <w:rsid w:val="008C75FD"/>
    <w:rsid w:val="008D04F3"/>
    <w:rsid w:val="008D07C8"/>
    <w:rsid w:val="008D1E05"/>
    <w:rsid w:val="008D29BE"/>
    <w:rsid w:val="008D3BF1"/>
    <w:rsid w:val="008D4AF4"/>
    <w:rsid w:val="008D5F97"/>
    <w:rsid w:val="008D5F99"/>
    <w:rsid w:val="008E0BB6"/>
    <w:rsid w:val="008E2212"/>
    <w:rsid w:val="008E3413"/>
    <w:rsid w:val="008E436A"/>
    <w:rsid w:val="008E4FF6"/>
    <w:rsid w:val="008E570F"/>
    <w:rsid w:val="008E69D8"/>
    <w:rsid w:val="008F0312"/>
    <w:rsid w:val="008F03C1"/>
    <w:rsid w:val="008F0A54"/>
    <w:rsid w:val="008F0A65"/>
    <w:rsid w:val="008F2364"/>
    <w:rsid w:val="008F390A"/>
    <w:rsid w:val="008F5005"/>
    <w:rsid w:val="008F63B4"/>
    <w:rsid w:val="008F7129"/>
    <w:rsid w:val="0090233D"/>
    <w:rsid w:val="0090331D"/>
    <w:rsid w:val="00903E80"/>
    <w:rsid w:val="00904287"/>
    <w:rsid w:val="00905B67"/>
    <w:rsid w:val="00905EC3"/>
    <w:rsid w:val="00905EFC"/>
    <w:rsid w:val="00906A5E"/>
    <w:rsid w:val="009106E2"/>
    <w:rsid w:val="00910D21"/>
    <w:rsid w:val="00911FD2"/>
    <w:rsid w:val="0091329B"/>
    <w:rsid w:val="0091351E"/>
    <w:rsid w:val="00913CBA"/>
    <w:rsid w:val="00914BC2"/>
    <w:rsid w:val="00914D97"/>
    <w:rsid w:val="00914F90"/>
    <w:rsid w:val="009151C5"/>
    <w:rsid w:val="00915295"/>
    <w:rsid w:val="009171D1"/>
    <w:rsid w:val="00920E29"/>
    <w:rsid w:val="00921CB2"/>
    <w:rsid w:val="009228A1"/>
    <w:rsid w:val="009253D1"/>
    <w:rsid w:val="00925683"/>
    <w:rsid w:val="00927313"/>
    <w:rsid w:val="00927336"/>
    <w:rsid w:val="00930C86"/>
    <w:rsid w:val="00931156"/>
    <w:rsid w:val="0093146A"/>
    <w:rsid w:val="00931EED"/>
    <w:rsid w:val="009320C0"/>
    <w:rsid w:val="00933A18"/>
    <w:rsid w:val="009342FD"/>
    <w:rsid w:val="0093495E"/>
    <w:rsid w:val="00935B3B"/>
    <w:rsid w:val="009372FD"/>
    <w:rsid w:val="009377FC"/>
    <w:rsid w:val="00940039"/>
    <w:rsid w:val="00941582"/>
    <w:rsid w:val="00941FDC"/>
    <w:rsid w:val="00942217"/>
    <w:rsid w:val="00943D31"/>
    <w:rsid w:val="0094450E"/>
    <w:rsid w:val="00945396"/>
    <w:rsid w:val="0094585C"/>
    <w:rsid w:val="00946DFE"/>
    <w:rsid w:val="0094781D"/>
    <w:rsid w:val="00950153"/>
    <w:rsid w:val="00950C0C"/>
    <w:rsid w:val="009514CC"/>
    <w:rsid w:val="00954896"/>
    <w:rsid w:val="00954F3E"/>
    <w:rsid w:val="009554FF"/>
    <w:rsid w:val="00957192"/>
    <w:rsid w:val="00960297"/>
    <w:rsid w:val="00961174"/>
    <w:rsid w:val="00962CE9"/>
    <w:rsid w:val="00964EBC"/>
    <w:rsid w:val="00967941"/>
    <w:rsid w:val="009702CC"/>
    <w:rsid w:val="00970B42"/>
    <w:rsid w:val="009718BC"/>
    <w:rsid w:val="009728F7"/>
    <w:rsid w:val="00973C74"/>
    <w:rsid w:val="0097539E"/>
    <w:rsid w:val="00976955"/>
    <w:rsid w:val="0097718D"/>
    <w:rsid w:val="009802DF"/>
    <w:rsid w:val="00981895"/>
    <w:rsid w:val="00983EF8"/>
    <w:rsid w:val="00984AF2"/>
    <w:rsid w:val="00985450"/>
    <w:rsid w:val="009874DE"/>
    <w:rsid w:val="00996311"/>
    <w:rsid w:val="0099692A"/>
    <w:rsid w:val="00996BC7"/>
    <w:rsid w:val="00996E64"/>
    <w:rsid w:val="00997C90"/>
    <w:rsid w:val="00997F2A"/>
    <w:rsid w:val="009A28B7"/>
    <w:rsid w:val="009A2F31"/>
    <w:rsid w:val="009A4386"/>
    <w:rsid w:val="009A43DA"/>
    <w:rsid w:val="009A4859"/>
    <w:rsid w:val="009A4AEC"/>
    <w:rsid w:val="009A6CA0"/>
    <w:rsid w:val="009A7794"/>
    <w:rsid w:val="009B02F4"/>
    <w:rsid w:val="009B0EA7"/>
    <w:rsid w:val="009B33A5"/>
    <w:rsid w:val="009B4548"/>
    <w:rsid w:val="009B4CB3"/>
    <w:rsid w:val="009B628F"/>
    <w:rsid w:val="009B6D74"/>
    <w:rsid w:val="009B79C6"/>
    <w:rsid w:val="009B7ACD"/>
    <w:rsid w:val="009C136B"/>
    <w:rsid w:val="009C3417"/>
    <w:rsid w:val="009C54E6"/>
    <w:rsid w:val="009C7218"/>
    <w:rsid w:val="009D0FD1"/>
    <w:rsid w:val="009D12FF"/>
    <w:rsid w:val="009D14B0"/>
    <w:rsid w:val="009D2502"/>
    <w:rsid w:val="009D3F34"/>
    <w:rsid w:val="009D414E"/>
    <w:rsid w:val="009D4363"/>
    <w:rsid w:val="009D6769"/>
    <w:rsid w:val="009D6B20"/>
    <w:rsid w:val="009E36C5"/>
    <w:rsid w:val="009E4367"/>
    <w:rsid w:val="009E45D6"/>
    <w:rsid w:val="009E4A38"/>
    <w:rsid w:val="009E5595"/>
    <w:rsid w:val="009E70E1"/>
    <w:rsid w:val="009F102B"/>
    <w:rsid w:val="009F15D9"/>
    <w:rsid w:val="009F1CF5"/>
    <w:rsid w:val="009F26B9"/>
    <w:rsid w:val="009F4925"/>
    <w:rsid w:val="009F5FDF"/>
    <w:rsid w:val="00A00AFA"/>
    <w:rsid w:val="00A01512"/>
    <w:rsid w:val="00A02B1E"/>
    <w:rsid w:val="00A031D8"/>
    <w:rsid w:val="00A03ECC"/>
    <w:rsid w:val="00A04BB0"/>
    <w:rsid w:val="00A1090E"/>
    <w:rsid w:val="00A12C5E"/>
    <w:rsid w:val="00A14927"/>
    <w:rsid w:val="00A15A2B"/>
    <w:rsid w:val="00A15B59"/>
    <w:rsid w:val="00A16B97"/>
    <w:rsid w:val="00A17703"/>
    <w:rsid w:val="00A17D60"/>
    <w:rsid w:val="00A211C1"/>
    <w:rsid w:val="00A220E2"/>
    <w:rsid w:val="00A25287"/>
    <w:rsid w:val="00A25586"/>
    <w:rsid w:val="00A25728"/>
    <w:rsid w:val="00A26942"/>
    <w:rsid w:val="00A27A44"/>
    <w:rsid w:val="00A32046"/>
    <w:rsid w:val="00A3274D"/>
    <w:rsid w:val="00A33400"/>
    <w:rsid w:val="00A335DD"/>
    <w:rsid w:val="00A36CAE"/>
    <w:rsid w:val="00A37280"/>
    <w:rsid w:val="00A37E25"/>
    <w:rsid w:val="00A408E1"/>
    <w:rsid w:val="00A41044"/>
    <w:rsid w:val="00A41556"/>
    <w:rsid w:val="00A429D5"/>
    <w:rsid w:val="00A42E90"/>
    <w:rsid w:val="00A445DA"/>
    <w:rsid w:val="00A448E6"/>
    <w:rsid w:val="00A44DFD"/>
    <w:rsid w:val="00A5037A"/>
    <w:rsid w:val="00A5140D"/>
    <w:rsid w:val="00A5653B"/>
    <w:rsid w:val="00A56889"/>
    <w:rsid w:val="00A57DD9"/>
    <w:rsid w:val="00A615BA"/>
    <w:rsid w:val="00A633AE"/>
    <w:rsid w:val="00A63601"/>
    <w:rsid w:val="00A65F60"/>
    <w:rsid w:val="00A66184"/>
    <w:rsid w:val="00A709D1"/>
    <w:rsid w:val="00A72F4B"/>
    <w:rsid w:val="00A73092"/>
    <w:rsid w:val="00A739A0"/>
    <w:rsid w:val="00A73C4E"/>
    <w:rsid w:val="00A73DEE"/>
    <w:rsid w:val="00A74B7A"/>
    <w:rsid w:val="00A74EF8"/>
    <w:rsid w:val="00A8060D"/>
    <w:rsid w:val="00A811C9"/>
    <w:rsid w:val="00A8144F"/>
    <w:rsid w:val="00A816A9"/>
    <w:rsid w:val="00A818AC"/>
    <w:rsid w:val="00A84921"/>
    <w:rsid w:val="00A872E3"/>
    <w:rsid w:val="00A91C2F"/>
    <w:rsid w:val="00A92431"/>
    <w:rsid w:val="00A92C92"/>
    <w:rsid w:val="00A92CC4"/>
    <w:rsid w:val="00A9411B"/>
    <w:rsid w:val="00A94162"/>
    <w:rsid w:val="00A94B30"/>
    <w:rsid w:val="00A96D2A"/>
    <w:rsid w:val="00A97BDA"/>
    <w:rsid w:val="00AA1415"/>
    <w:rsid w:val="00AA1589"/>
    <w:rsid w:val="00AA199C"/>
    <w:rsid w:val="00AA26D9"/>
    <w:rsid w:val="00AA2F8C"/>
    <w:rsid w:val="00AA347E"/>
    <w:rsid w:val="00AA5FD0"/>
    <w:rsid w:val="00AA6338"/>
    <w:rsid w:val="00AA6E88"/>
    <w:rsid w:val="00AA6F79"/>
    <w:rsid w:val="00AA7362"/>
    <w:rsid w:val="00AA7474"/>
    <w:rsid w:val="00AA77EC"/>
    <w:rsid w:val="00AA7AD6"/>
    <w:rsid w:val="00AB0F09"/>
    <w:rsid w:val="00AB3773"/>
    <w:rsid w:val="00AB3FFB"/>
    <w:rsid w:val="00AB4B28"/>
    <w:rsid w:val="00AB5182"/>
    <w:rsid w:val="00AB65C7"/>
    <w:rsid w:val="00AB725C"/>
    <w:rsid w:val="00AB7D55"/>
    <w:rsid w:val="00AC0A5A"/>
    <w:rsid w:val="00AC0F82"/>
    <w:rsid w:val="00AC29BB"/>
    <w:rsid w:val="00AC2C9D"/>
    <w:rsid w:val="00AC4A29"/>
    <w:rsid w:val="00AC55EC"/>
    <w:rsid w:val="00AC5EBC"/>
    <w:rsid w:val="00AC6D0E"/>
    <w:rsid w:val="00AC71F5"/>
    <w:rsid w:val="00AD1038"/>
    <w:rsid w:val="00AD160A"/>
    <w:rsid w:val="00AD234E"/>
    <w:rsid w:val="00AD48E4"/>
    <w:rsid w:val="00AD590B"/>
    <w:rsid w:val="00AD59FA"/>
    <w:rsid w:val="00AE09D9"/>
    <w:rsid w:val="00AE0EEE"/>
    <w:rsid w:val="00AE1D0C"/>
    <w:rsid w:val="00AE2999"/>
    <w:rsid w:val="00AE300B"/>
    <w:rsid w:val="00AE36FB"/>
    <w:rsid w:val="00AE5D6F"/>
    <w:rsid w:val="00AE690A"/>
    <w:rsid w:val="00AE6C8C"/>
    <w:rsid w:val="00AE765F"/>
    <w:rsid w:val="00AE7828"/>
    <w:rsid w:val="00AE7A82"/>
    <w:rsid w:val="00AE7ACE"/>
    <w:rsid w:val="00AE7B74"/>
    <w:rsid w:val="00AE7E45"/>
    <w:rsid w:val="00AF0BD8"/>
    <w:rsid w:val="00AF0F68"/>
    <w:rsid w:val="00AF61ED"/>
    <w:rsid w:val="00AF676F"/>
    <w:rsid w:val="00AF6F3A"/>
    <w:rsid w:val="00B0004D"/>
    <w:rsid w:val="00B002A2"/>
    <w:rsid w:val="00B010ED"/>
    <w:rsid w:val="00B017D6"/>
    <w:rsid w:val="00B01B71"/>
    <w:rsid w:val="00B02AA6"/>
    <w:rsid w:val="00B041F6"/>
    <w:rsid w:val="00B04A74"/>
    <w:rsid w:val="00B05CAD"/>
    <w:rsid w:val="00B0673C"/>
    <w:rsid w:val="00B06C01"/>
    <w:rsid w:val="00B071F9"/>
    <w:rsid w:val="00B1287B"/>
    <w:rsid w:val="00B137C2"/>
    <w:rsid w:val="00B137E1"/>
    <w:rsid w:val="00B13C1C"/>
    <w:rsid w:val="00B15665"/>
    <w:rsid w:val="00B15845"/>
    <w:rsid w:val="00B16921"/>
    <w:rsid w:val="00B16EAD"/>
    <w:rsid w:val="00B170AB"/>
    <w:rsid w:val="00B20D97"/>
    <w:rsid w:val="00B21BCA"/>
    <w:rsid w:val="00B227FB"/>
    <w:rsid w:val="00B23106"/>
    <w:rsid w:val="00B23613"/>
    <w:rsid w:val="00B2391F"/>
    <w:rsid w:val="00B25F11"/>
    <w:rsid w:val="00B30117"/>
    <w:rsid w:val="00B31914"/>
    <w:rsid w:val="00B347AB"/>
    <w:rsid w:val="00B34B26"/>
    <w:rsid w:val="00B35518"/>
    <w:rsid w:val="00B3731B"/>
    <w:rsid w:val="00B3773F"/>
    <w:rsid w:val="00B37CE6"/>
    <w:rsid w:val="00B408EF"/>
    <w:rsid w:val="00B41078"/>
    <w:rsid w:val="00B42817"/>
    <w:rsid w:val="00B437CC"/>
    <w:rsid w:val="00B4385A"/>
    <w:rsid w:val="00B44BDB"/>
    <w:rsid w:val="00B44FD5"/>
    <w:rsid w:val="00B46B9A"/>
    <w:rsid w:val="00B51402"/>
    <w:rsid w:val="00B54EF3"/>
    <w:rsid w:val="00B55534"/>
    <w:rsid w:val="00B56059"/>
    <w:rsid w:val="00B61842"/>
    <w:rsid w:val="00B62E82"/>
    <w:rsid w:val="00B63786"/>
    <w:rsid w:val="00B639B9"/>
    <w:rsid w:val="00B65142"/>
    <w:rsid w:val="00B6523C"/>
    <w:rsid w:val="00B65879"/>
    <w:rsid w:val="00B6619A"/>
    <w:rsid w:val="00B6734D"/>
    <w:rsid w:val="00B71232"/>
    <w:rsid w:val="00B759B3"/>
    <w:rsid w:val="00B75D9E"/>
    <w:rsid w:val="00B80726"/>
    <w:rsid w:val="00B8283A"/>
    <w:rsid w:val="00B83B67"/>
    <w:rsid w:val="00B85157"/>
    <w:rsid w:val="00B90871"/>
    <w:rsid w:val="00B90C3B"/>
    <w:rsid w:val="00B90F1E"/>
    <w:rsid w:val="00B91967"/>
    <w:rsid w:val="00B924EF"/>
    <w:rsid w:val="00B93633"/>
    <w:rsid w:val="00B94374"/>
    <w:rsid w:val="00B94A1B"/>
    <w:rsid w:val="00B95FE7"/>
    <w:rsid w:val="00B96761"/>
    <w:rsid w:val="00B97F1E"/>
    <w:rsid w:val="00BA1061"/>
    <w:rsid w:val="00BA17A2"/>
    <w:rsid w:val="00BA34C3"/>
    <w:rsid w:val="00BA363E"/>
    <w:rsid w:val="00BA3AFC"/>
    <w:rsid w:val="00BA70CE"/>
    <w:rsid w:val="00BB05A1"/>
    <w:rsid w:val="00BB0753"/>
    <w:rsid w:val="00BB076F"/>
    <w:rsid w:val="00BB1B79"/>
    <w:rsid w:val="00BB33EE"/>
    <w:rsid w:val="00BB4EEC"/>
    <w:rsid w:val="00BB7796"/>
    <w:rsid w:val="00BB7BFD"/>
    <w:rsid w:val="00BC0EF1"/>
    <w:rsid w:val="00BC15A2"/>
    <w:rsid w:val="00BC3DD8"/>
    <w:rsid w:val="00BC4908"/>
    <w:rsid w:val="00BC56EB"/>
    <w:rsid w:val="00BC706E"/>
    <w:rsid w:val="00BC7757"/>
    <w:rsid w:val="00BC7A5B"/>
    <w:rsid w:val="00BD003E"/>
    <w:rsid w:val="00BD0D92"/>
    <w:rsid w:val="00BD0E0D"/>
    <w:rsid w:val="00BD3270"/>
    <w:rsid w:val="00BD3B6D"/>
    <w:rsid w:val="00BD3BB0"/>
    <w:rsid w:val="00BD5059"/>
    <w:rsid w:val="00BD5D43"/>
    <w:rsid w:val="00BD7181"/>
    <w:rsid w:val="00BD78DE"/>
    <w:rsid w:val="00BD7B9F"/>
    <w:rsid w:val="00BE0EC0"/>
    <w:rsid w:val="00BE2C38"/>
    <w:rsid w:val="00BE342E"/>
    <w:rsid w:val="00BE608F"/>
    <w:rsid w:val="00BE7080"/>
    <w:rsid w:val="00BE7158"/>
    <w:rsid w:val="00BE7DD4"/>
    <w:rsid w:val="00BF0921"/>
    <w:rsid w:val="00BF0A93"/>
    <w:rsid w:val="00BF15C4"/>
    <w:rsid w:val="00BF18BD"/>
    <w:rsid w:val="00BF18D6"/>
    <w:rsid w:val="00BF1CD0"/>
    <w:rsid w:val="00BF26C8"/>
    <w:rsid w:val="00BF2886"/>
    <w:rsid w:val="00BF296F"/>
    <w:rsid w:val="00BF5382"/>
    <w:rsid w:val="00BF6E26"/>
    <w:rsid w:val="00C00EB7"/>
    <w:rsid w:val="00C023BD"/>
    <w:rsid w:val="00C041F1"/>
    <w:rsid w:val="00C049F2"/>
    <w:rsid w:val="00C1160D"/>
    <w:rsid w:val="00C119B4"/>
    <w:rsid w:val="00C11C8E"/>
    <w:rsid w:val="00C12502"/>
    <w:rsid w:val="00C135E3"/>
    <w:rsid w:val="00C1472C"/>
    <w:rsid w:val="00C14885"/>
    <w:rsid w:val="00C15C18"/>
    <w:rsid w:val="00C15E55"/>
    <w:rsid w:val="00C165A4"/>
    <w:rsid w:val="00C178CD"/>
    <w:rsid w:val="00C17B7C"/>
    <w:rsid w:val="00C21225"/>
    <w:rsid w:val="00C224B6"/>
    <w:rsid w:val="00C23167"/>
    <w:rsid w:val="00C23756"/>
    <w:rsid w:val="00C23AA5"/>
    <w:rsid w:val="00C23E22"/>
    <w:rsid w:val="00C24687"/>
    <w:rsid w:val="00C24C76"/>
    <w:rsid w:val="00C2699A"/>
    <w:rsid w:val="00C2766D"/>
    <w:rsid w:val="00C3087C"/>
    <w:rsid w:val="00C30C6C"/>
    <w:rsid w:val="00C314B7"/>
    <w:rsid w:val="00C33CF7"/>
    <w:rsid w:val="00C344BD"/>
    <w:rsid w:val="00C34BCC"/>
    <w:rsid w:val="00C35913"/>
    <w:rsid w:val="00C3609E"/>
    <w:rsid w:val="00C37DFB"/>
    <w:rsid w:val="00C43C88"/>
    <w:rsid w:val="00C46003"/>
    <w:rsid w:val="00C46195"/>
    <w:rsid w:val="00C506C1"/>
    <w:rsid w:val="00C507FD"/>
    <w:rsid w:val="00C50ECB"/>
    <w:rsid w:val="00C51C9F"/>
    <w:rsid w:val="00C52526"/>
    <w:rsid w:val="00C53BFE"/>
    <w:rsid w:val="00C542E2"/>
    <w:rsid w:val="00C55262"/>
    <w:rsid w:val="00C555D4"/>
    <w:rsid w:val="00C56087"/>
    <w:rsid w:val="00C560C3"/>
    <w:rsid w:val="00C56871"/>
    <w:rsid w:val="00C56A9E"/>
    <w:rsid w:val="00C56C78"/>
    <w:rsid w:val="00C57E22"/>
    <w:rsid w:val="00C57FD9"/>
    <w:rsid w:val="00C57FF6"/>
    <w:rsid w:val="00C65291"/>
    <w:rsid w:val="00C65430"/>
    <w:rsid w:val="00C656F8"/>
    <w:rsid w:val="00C66B87"/>
    <w:rsid w:val="00C67409"/>
    <w:rsid w:val="00C705C9"/>
    <w:rsid w:val="00C71866"/>
    <w:rsid w:val="00C726AB"/>
    <w:rsid w:val="00C72C70"/>
    <w:rsid w:val="00C7361A"/>
    <w:rsid w:val="00C73C18"/>
    <w:rsid w:val="00C74D9D"/>
    <w:rsid w:val="00C764C7"/>
    <w:rsid w:val="00C767B2"/>
    <w:rsid w:val="00C7708E"/>
    <w:rsid w:val="00C77771"/>
    <w:rsid w:val="00C77D01"/>
    <w:rsid w:val="00C81092"/>
    <w:rsid w:val="00C81440"/>
    <w:rsid w:val="00C81469"/>
    <w:rsid w:val="00C81D0B"/>
    <w:rsid w:val="00C82590"/>
    <w:rsid w:val="00C84AD1"/>
    <w:rsid w:val="00C8655E"/>
    <w:rsid w:val="00C87E23"/>
    <w:rsid w:val="00C907BC"/>
    <w:rsid w:val="00C935D0"/>
    <w:rsid w:val="00C96012"/>
    <w:rsid w:val="00CA099F"/>
    <w:rsid w:val="00CA0E1C"/>
    <w:rsid w:val="00CA2A6F"/>
    <w:rsid w:val="00CA44EB"/>
    <w:rsid w:val="00CA4E5C"/>
    <w:rsid w:val="00CA614E"/>
    <w:rsid w:val="00CA6627"/>
    <w:rsid w:val="00CA6ED5"/>
    <w:rsid w:val="00CA75D5"/>
    <w:rsid w:val="00CB042D"/>
    <w:rsid w:val="00CB0469"/>
    <w:rsid w:val="00CB1DD6"/>
    <w:rsid w:val="00CB21F4"/>
    <w:rsid w:val="00CB4898"/>
    <w:rsid w:val="00CB4AB0"/>
    <w:rsid w:val="00CB5200"/>
    <w:rsid w:val="00CB5507"/>
    <w:rsid w:val="00CB5568"/>
    <w:rsid w:val="00CB5B2C"/>
    <w:rsid w:val="00CB75F5"/>
    <w:rsid w:val="00CC1058"/>
    <w:rsid w:val="00CC129F"/>
    <w:rsid w:val="00CC1D06"/>
    <w:rsid w:val="00CC4BF7"/>
    <w:rsid w:val="00CC691B"/>
    <w:rsid w:val="00CD05D0"/>
    <w:rsid w:val="00CD1789"/>
    <w:rsid w:val="00CD2D7F"/>
    <w:rsid w:val="00CD45C1"/>
    <w:rsid w:val="00CD4616"/>
    <w:rsid w:val="00CD483A"/>
    <w:rsid w:val="00CD486A"/>
    <w:rsid w:val="00CD59A8"/>
    <w:rsid w:val="00CD7CC4"/>
    <w:rsid w:val="00CE0E6C"/>
    <w:rsid w:val="00CE11D7"/>
    <w:rsid w:val="00CE1589"/>
    <w:rsid w:val="00CE242E"/>
    <w:rsid w:val="00CE2995"/>
    <w:rsid w:val="00CE43FE"/>
    <w:rsid w:val="00CE484A"/>
    <w:rsid w:val="00CE597E"/>
    <w:rsid w:val="00CE67BF"/>
    <w:rsid w:val="00CE69C2"/>
    <w:rsid w:val="00CE738E"/>
    <w:rsid w:val="00CF5D33"/>
    <w:rsid w:val="00CF618E"/>
    <w:rsid w:val="00CF76AE"/>
    <w:rsid w:val="00CF79D6"/>
    <w:rsid w:val="00D020EF"/>
    <w:rsid w:val="00D0220D"/>
    <w:rsid w:val="00D02299"/>
    <w:rsid w:val="00D02A6F"/>
    <w:rsid w:val="00D02AED"/>
    <w:rsid w:val="00D02D73"/>
    <w:rsid w:val="00D03A3B"/>
    <w:rsid w:val="00D0468F"/>
    <w:rsid w:val="00D05018"/>
    <w:rsid w:val="00D05C7B"/>
    <w:rsid w:val="00D06F65"/>
    <w:rsid w:val="00D120F3"/>
    <w:rsid w:val="00D12847"/>
    <w:rsid w:val="00D12ABB"/>
    <w:rsid w:val="00D12B98"/>
    <w:rsid w:val="00D1399B"/>
    <w:rsid w:val="00D14B83"/>
    <w:rsid w:val="00D15938"/>
    <w:rsid w:val="00D1642C"/>
    <w:rsid w:val="00D206F8"/>
    <w:rsid w:val="00D20815"/>
    <w:rsid w:val="00D20B92"/>
    <w:rsid w:val="00D2111E"/>
    <w:rsid w:val="00D21DEF"/>
    <w:rsid w:val="00D2348B"/>
    <w:rsid w:val="00D2577A"/>
    <w:rsid w:val="00D25ECA"/>
    <w:rsid w:val="00D30358"/>
    <w:rsid w:val="00D30988"/>
    <w:rsid w:val="00D31357"/>
    <w:rsid w:val="00D31BDD"/>
    <w:rsid w:val="00D33343"/>
    <w:rsid w:val="00D348C2"/>
    <w:rsid w:val="00D35207"/>
    <w:rsid w:val="00D3525A"/>
    <w:rsid w:val="00D361C8"/>
    <w:rsid w:val="00D365DB"/>
    <w:rsid w:val="00D3719B"/>
    <w:rsid w:val="00D378A6"/>
    <w:rsid w:val="00D40564"/>
    <w:rsid w:val="00D44A2C"/>
    <w:rsid w:val="00D45EB9"/>
    <w:rsid w:val="00D465B5"/>
    <w:rsid w:val="00D47DA2"/>
    <w:rsid w:val="00D47DB6"/>
    <w:rsid w:val="00D51BB6"/>
    <w:rsid w:val="00D527AC"/>
    <w:rsid w:val="00D535CC"/>
    <w:rsid w:val="00D53A78"/>
    <w:rsid w:val="00D5627A"/>
    <w:rsid w:val="00D57BA0"/>
    <w:rsid w:val="00D6005D"/>
    <w:rsid w:val="00D6052A"/>
    <w:rsid w:val="00D60B20"/>
    <w:rsid w:val="00D60FBE"/>
    <w:rsid w:val="00D61F29"/>
    <w:rsid w:val="00D648DC"/>
    <w:rsid w:val="00D6501A"/>
    <w:rsid w:val="00D653A4"/>
    <w:rsid w:val="00D65A19"/>
    <w:rsid w:val="00D65EFF"/>
    <w:rsid w:val="00D70C91"/>
    <w:rsid w:val="00D71AF3"/>
    <w:rsid w:val="00D72CDE"/>
    <w:rsid w:val="00D736FA"/>
    <w:rsid w:val="00D77699"/>
    <w:rsid w:val="00D77D65"/>
    <w:rsid w:val="00D80A74"/>
    <w:rsid w:val="00D80B72"/>
    <w:rsid w:val="00D81D5C"/>
    <w:rsid w:val="00D83DBD"/>
    <w:rsid w:val="00D83EDA"/>
    <w:rsid w:val="00D84FA8"/>
    <w:rsid w:val="00D85CFC"/>
    <w:rsid w:val="00D86BC2"/>
    <w:rsid w:val="00D906A8"/>
    <w:rsid w:val="00D92E59"/>
    <w:rsid w:val="00D92F55"/>
    <w:rsid w:val="00D93183"/>
    <w:rsid w:val="00D93400"/>
    <w:rsid w:val="00D94EE6"/>
    <w:rsid w:val="00D95920"/>
    <w:rsid w:val="00D96A8D"/>
    <w:rsid w:val="00D973D6"/>
    <w:rsid w:val="00D978AE"/>
    <w:rsid w:val="00DA1AAD"/>
    <w:rsid w:val="00DA1ADE"/>
    <w:rsid w:val="00DA5CA7"/>
    <w:rsid w:val="00DA7803"/>
    <w:rsid w:val="00DA7C89"/>
    <w:rsid w:val="00DB054A"/>
    <w:rsid w:val="00DB2181"/>
    <w:rsid w:val="00DB2B2C"/>
    <w:rsid w:val="00DB3811"/>
    <w:rsid w:val="00DB38F7"/>
    <w:rsid w:val="00DB4F5E"/>
    <w:rsid w:val="00DB58B9"/>
    <w:rsid w:val="00DB6114"/>
    <w:rsid w:val="00DB76E5"/>
    <w:rsid w:val="00DC08E2"/>
    <w:rsid w:val="00DC12A2"/>
    <w:rsid w:val="00DC29CD"/>
    <w:rsid w:val="00DC4296"/>
    <w:rsid w:val="00DC578F"/>
    <w:rsid w:val="00DC643D"/>
    <w:rsid w:val="00DD1691"/>
    <w:rsid w:val="00DD17DF"/>
    <w:rsid w:val="00DD1C04"/>
    <w:rsid w:val="00DD1F07"/>
    <w:rsid w:val="00DD2082"/>
    <w:rsid w:val="00DD4FB3"/>
    <w:rsid w:val="00DD511F"/>
    <w:rsid w:val="00DD54A8"/>
    <w:rsid w:val="00DD5DEC"/>
    <w:rsid w:val="00DD6D4E"/>
    <w:rsid w:val="00DD7B30"/>
    <w:rsid w:val="00DE0664"/>
    <w:rsid w:val="00DE2414"/>
    <w:rsid w:val="00DE33AD"/>
    <w:rsid w:val="00DE349E"/>
    <w:rsid w:val="00DE4828"/>
    <w:rsid w:val="00DE6F5B"/>
    <w:rsid w:val="00DE7882"/>
    <w:rsid w:val="00DE7F8B"/>
    <w:rsid w:val="00DF0466"/>
    <w:rsid w:val="00DF1661"/>
    <w:rsid w:val="00DF3150"/>
    <w:rsid w:val="00DF3B58"/>
    <w:rsid w:val="00DF3DD2"/>
    <w:rsid w:val="00DF4A0D"/>
    <w:rsid w:val="00DF6AA4"/>
    <w:rsid w:val="00DF79F8"/>
    <w:rsid w:val="00E002D0"/>
    <w:rsid w:val="00E01E7E"/>
    <w:rsid w:val="00E02A6A"/>
    <w:rsid w:val="00E02FD8"/>
    <w:rsid w:val="00E0423B"/>
    <w:rsid w:val="00E06FAB"/>
    <w:rsid w:val="00E0736F"/>
    <w:rsid w:val="00E10DDE"/>
    <w:rsid w:val="00E10E4D"/>
    <w:rsid w:val="00E1109E"/>
    <w:rsid w:val="00E14593"/>
    <w:rsid w:val="00E146C6"/>
    <w:rsid w:val="00E15064"/>
    <w:rsid w:val="00E15120"/>
    <w:rsid w:val="00E15715"/>
    <w:rsid w:val="00E20315"/>
    <w:rsid w:val="00E210B3"/>
    <w:rsid w:val="00E23E05"/>
    <w:rsid w:val="00E23E27"/>
    <w:rsid w:val="00E24203"/>
    <w:rsid w:val="00E242C8"/>
    <w:rsid w:val="00E25572"/>
    <w:rsid w:val="00E265A9"/>
    <w:rsid w:val="00E26A77"/>
    <w:rsid w:val="00E272E2"/>
    <w:rsid w:val="00E30F56"/>
    <w:rsid w:val="00E31477"/>
    <w:rsid w:val="00E324EB"/>
    <w:rsid w:val="00E32BD9"/>
    <w:rsid w:val="00E37246"/>
    <w:rsid w:val="00E37E14"/>
    <w:rsid w:val="00E412D0"/>
    <w:rsid w:val="00E413CB"/>
    <w:rsid w:val="00E4157A"/>
    <w:rsid w:val="00E42B7A"/>
    <w:rsid w:val="00E42CF5"/>
    <w:rsid w:val="00E442BD"/>
    <w:rsid w:val="00E44E32"/>
    <w:rsid w:val="00E44F65"/>
    <w:rsid w:val="00E45235"/>
    <w:rsid w:val="00E4590B"/>
    <w:rsid w:val="00E45F62"/>
    <w:rsid w:val="00E467CA"/>
    <w:rsid w:val="00E47013"/>
    <w:rsid w:val="00E478FD"/>
    <w:rsid w:val="00E5005E"/>
    <w:rsid w:val="00E50A1D"/>
    <w:rsid w:val="00E534BE"/>
    <w:rsid w:val="00E57FA5"/>
    <w:rsid w:val="00E61564"/>
    <w:rsid w:val="00E62DED"/>
    <w:rsid w:val="00E62EF5"/>
    <w:rsid w:val="00E633CE"/>
    <w:rsid w:val="00E640D9"/>
    <w:rsid w:val="00E64FBC"/>
    <w:rsid w:val="00E662F0"/>
    <w:rsid w:val="00E66320"/>
    <w:rsid w:val="00E66BD6"/>
    <w:rsid w:val="00E700F1"/>
    <w:rsid w:val="00E7310A"/>
    <w:rsid w:val="00E7608C"/>
    <w:rsid w:val="00E77972"/>
    <w:rsid w:val="00E8192D"/>
    <w:rsid w:val="00E83247"/>
    <w:rsid w:val="00E832B6"/>
    <w:rsid w:val="00E85183"/>
    <w:rsid w:val="00E85FF9"/>
    <w:rsid w:val="00E8727B"/>
    <w:rsid w:val="00E8756B"/>
    <w:rsid w:val="00E9010D"/>
    <w:rsid w:val="00E93C97"/>
    <w:rsid w:val="00E9437E"/>
    <w:rsid w:val="00E95BBF"/>
    <w:rsid w:val="00E974A8"/>
    <w:rsid w:val="00E975C7"/>
    <w:rsid w:val="00E97D1D"/>
    <w:rsid w:val="00EA0CE9"/>
    <w:rsid w:val="00EA1278"/>
    <w:rsid w:val="00EA150F"/>
    <w:rsid w:val="00EA271D"/>
    <w:rsid w:val="00EA283A"/>
    <w:rsid w:val="00EA29AE"/>
    <w:rsid w:val="00EA4D80"/>
    <w:rsid w:val="00EA617C"/>
    <w:rsid w:val="00EA6D4F"/>
    <w:rsid w:val="00EB1A66"/>
    <w:rsid w:val="00EB404B"/>
    <w:rsid w:val="00EB5415"/>
    <w:rsid w:val="00EB595A"/>
    <w:rsid w:val="00EB6641"/>
    <w:rsid w:val="00EB793E"/>
    <w:rsid w:val="00EC01AA"/>
    <w:rsid w:val="00EC0798"/>
    <w:rsid w:val="00EC11C7"/>
    <w:rsid w:val="00EC1865"/>
    <w:rsid w:val="00EC4661"/>
    <w:rsid w:val="00EC5809"/>
    <w:rsid w:val="00EC7592"/>
    <w:rsid w:val="00ED0083"/>
    <w:rsid w:val="00ED0EB0"/>
    <w:rsid w:val="00ED13D6"/>
    <w:rsid w:val="00ED163A"/>
    <w:rsid w:val="00ED192D"/>
    <w:rsid w:val="00ED3250"/>
    <w:rsid w:val="00ED4B7D"/>
    <w:rsid w:val="00ED6012"/>
    <w:rsid w:val="00ED6274"/>
    <w:rsid w:val="00ED6F6A"/>
    <w:rsid w:val="00ED78FE"/>
    <w:rsid w:val="00EE1C24"/>
    <w:rsid w:val="00EE1CB6"/>
    <w:rsid w:val="00EE1E43"/>
    <w:rsid w:val="00EE1FC8"/>
    <w:rsid w:val="00EE2B63"/>
    <w:rsid w:val="00EE3925"/>
    <w:rsid w:val="00EE48F4"/>
    <w:rsid w:val="00EE5CA6"/>
    <w:rsid w:val="00EE6140"/>
    <w:rsid w:val="00EE6392"/>
    <w:rsid w:val="00EE6CD0"/>
    <w:rsid w:val="00EF0942"/>
    <w:rsid w:val="00EF0F2F"/>
    <w:rsid w:val="00EF321B"/>
    <w:rsid w:val="00EF3B88"/>
    <w:rsid w:val="00EF3E85"/>
    <w:rsid w:val="00EF4D78"/>
    <w:rsid w:val="00EF5327"/>
    <w:rsid w:val="00EF5C16"/>
    <w:rsid w:val="00F0072A"/>
    <w:rsid w:val="00F0155D"/>
    <w:rsid w:val="00F01F66"/>
    <w:rsid w:val="00F02411"/>
    <w:rsid w:val="00F02D1E"/>
    <w:rsid w:val="00F03433"/>
    <w:rsid w:val="00F034DA"/>
    <w:rsid w:val="00F03EB2"/>
    <w:rsid w:val="00F060C7"/>
    <w:rsid w:val="00F068A2"/>
    <w:rsid w:val="00F07233"/>
    <w:rsid w:val="00F109F9"/>
    <w:rsid w:val="00F11D0A"/>
    <w:rsid w:val="00F126CE"/>
    <w:rsid w:val="00F12F14"/>
    <w:rsid w:val="00F13768"/>
    <w:rsid w:val="00F13A9E"/>
    <w:rsid w:val="00F13C70"/>
    <w:rsid w:val="00F1490B"/>
    <w:rsid w:val="00F1598D"/>
    <w:rsid w:val="00F17C6C"/>
    <w:rsid w:val="00F203AB"/>
    <w:rsid w:val="00F20A11"/>
    <w:rsid w:val="00F20BB1"/>
    <w:rsid w:val="00F22EF0"/>
    <w:rsid w:val="00F23304"/>
    <w:rsid w:val="00F23C81"/>
    <w:rsid w:val="00F23F9A"/>
    <w:rsid w:val="00F24E46"/>
    <w:rsid w:val="00F2545B"/>
    <w:rsid w:val="00F257E4"/>
    <w:rsid w:val="00F26AF2"/>
    <w:rsid w:val="00F26D9D"/>
    <w:rsid w:val="00F278FC"/>
    <w:rsid w:val="00F279F1"/>
    <w:rsid w:val="00F31230"/>
    <w:rsid w:val="00F315F7"/>
    <w:rsid w:val="00F32E8E"/>
    <w:rsid w:val="00F35A45"/>
    <w:rsid w:val="00F36A32"/>
    <w:rsid w:val="00F36B97"/>
    <w:rsid w:val="00F36FF6"/>
    <w:rsid w:val="00F40D4D"/>
    <w:rsid w:val="00F417CD"/>
    <w:rsid w:val="00F4254A"/>
    <w:rsid w:val="00F42849"/>
    <w:rsid w:val="00F43DC2"/>
    <w:rsid w:val="00F440D2"/>
    <w:rsid w:val="00F5018B"/>
    <w:rsid w:val="00F509EC"/>
    <w:rsid w:val="00F51866"/>
    <w:rsid w:val="00F53C74"/>
    <w:rsid w:val="00F53EE6"/>
    <w:rsid w:val="00F553EA"/>
    <w:rsid w:val="00F558D0"/>
    <w:rsid w:val="00F57531"/>
    <w:rsid w:val="00F62A7B"/>
    <w:rsid w:val="00F62DAC"/>
    <w:rsid w:val="00F62FA7"/>
    <w:rsid w:val="00F64286"/>
    <w:rsid w:val="00F64A9D"/>
    <w:rsid w:val="00F66C8A"/>
    <w:rsid w:val="00F67A98"/>
    <w:rsid w:val="00F70E1A"/>
    <w:rsid w:val="00F727F2"/>
    <w:rsid w:val="00F75B69"/>
    <w:rsid w:val="00F770D6"/>
    <w:rsid w:val="00F77C87"/>
    <w:rsid w:val="00F77E23"/>
    <w:rsid w:val="00F82633"/>
    <w:rsid w:val="00F83317"/>
    <w:rsid w:val="00F85837"/>
    <w:rsid w:val="00F8669C"/>
    <w:rsid w:val="00F87757"/>
    <w:rsid w:val="00F8776A"/>
    <w:rsid w:val="00F87B25"/>
    <w:rsid w:val="00F87E68"/>
    <w:rsid w:val="00F900DB"/>
    <w:rsid w:val="00F91032"/>
    <w:rsid w:val="00F92B29"/>
    <w:rsid w:val="00F942C9"/>
    <w:rsid w:val="00F9585B"/>
    <w:rsid w:val="00F95F67"/>
    <w:rsid w:val="00F9753C"/>
    <w:rsid w:val="00FA056A"/>
    <w:rsid w:val="00FA11E7"/>
    <w:rsid w:val="00FA3719"/>
    <w:rsid w:val="00FA3BD1"/>
    <w:rsid w:val="00FA457D"/>
    <w:rsid w:val="00FA67ED"/>
    <w:rsid w:val="00FA6B94"/>
    <w:rsid w:val="00FB0DCD"/>
    <w:rsid w:val="00FB0E34"/>
    <w:rsid w:val="00FB18C1"/>
    <w:rsid w:val="00FB2FBF"/>
    <w:rsid w:val="00FB37D0"/>
    <w:rsid w:val="00FB5860"/>
    <w:rsid w:val="00FB68CF"/>
    <w:rsid w:val="00FB7B27"/>
    <w:rsid w:val="00FC02AA"/>
    <w:rsid w:val="00FC20AD"/>
    <w:rsid w:val="00FC226F"/>
    <w:rsid w:val="00FC2EC6"/>
    <w:rsid w:val="00FC4F91"/>
    <w:rsid w:val="00FC56CF"/>
    <w:rsid w:val="00FC5939"/>
    <w:rsid w:val="00FC61B5"/>
    <w:rsid w:val="00FC643E"/>
    <w:rsid w:val="00FC6469"/>
    <w:rsid w:val="00FC760F"/>
    <w:rsid w:val="00FD0175"/>
    <w:rsid w:val="00FD0642"/>
    <w:rsid w:val="00FD127F"/>
    <w:rsid w:val="00FD2688"/>
    <w:rsid w:val="00FD2AC5"/>
    <w:rsid w:val="00FD2E14"/>
    <w:rsid w:val="00FD4BF1"/>
    <w:rsid w:val="00FD6D06"/>
    <w:rsid w:val="00FD6D1F"/>
    <w:rsid w:val="00FE04B3"/>
    <w:rsid w:val="00FE1533"/>
    <w:rsid w:val="00FE3235"/>
    <w:rsid w:val="00FE3EB5"/>
    <w:rsid w:val="00FE5BA5"/>
    <w:rsid w:val="00FE5EA6"/>
    <w:rsid w:val="00FF0C7B"/>
    <w:rsid w:val="00FF17C6"/>
    <w:rsid w:val="00FF2D9E"/>
    <w:rsid w:val="00FF40FA"/>
    <w:rsid w:val="00FF422A"/>
    <w:rsid w:val="00FF4908"/>
    <w:rsid w:val="00FF55D8"/>
    <w:rsid w:val="00FF58E8"/>
    <w:rsid w:val="00FF5B25"/>
    <w:rsid w:val="00FF5C86"/>
    <w:rsid w:val="00FF67EA"/>
    <w:rsid w:val="00FF7EB8"/>
    <w:rsid w:val="0152BE19"/>
    <w:rsid w:val="01CEBBFD"/>
    <w:rsid w:val="01DF7F97"/>
    <w:rsid w:val="021336D1"/>
    <w:rsid w:val="0225CA84"/>
    <w:rsid w:val="0293FBC3"/>
    <w:rsid w:val="0337323B"/>
    <w:rsid w:val="036990F1"/>
    <w:rsid w:val="03A64C84"/>
    <w:rsid w:val="03B305EF"/>
    <w:rsid w:val="047373E5"/>
    <w:rsid w:val="049BDB45"/>
    <w:rsid w:val="04C0955B"/>
    <w:rsid w:val="050BF27E"/>
    <w:rsid w:val="0528ACD1"/>
    <w:rsid w:val="054312B4"/>
    <w:rsid w:val="0549AA08"/>
    <w:rsid w:val="0549FA6D"/>
    <w:rsid w:val="05BD14EC"/>
    <w:rsid w:val="062A9C13"/>
    <w:rsid w:val="06328022"/>
    <w:rsid w:val="06AFF500"/>
    <w:rsid w:val="06B856F4"/>
    <w:rsid w:val="076DE233"/>
    <w:rsid w:val="07ABE479"/>
    <w:rsid w:val="07F5AAD5"/>
    <w:rsid w:val="08DB0B1B"/>
    <w:rsid w:val="09EC52C8"/>
    <w:rsid w:val="0A297FAE"/>
    <w:rsid w:val="0A727C29"/>
    <w:rsid w:val="0AE55226"/>
    <w:rsid w:val="0AEA13CD"/>
    <w:rsid w:val="0B0378B0"/>
    <w:rsid w:val="0C4EB2DA"/>
    <w:rsid w:val="0DF5F308"/>
    <w:rsid w:val="0F202F16"/>
    <w:rsid w:val="1041F748"/>
    <w:rsid w:val="10E9BE06"/>
    <w:rsid w:val="1167227F"/>
    <w:rsid w:val="11D77028"/>
    <w:rsid w:val="120D2353"/>
    <w:rsid w:val="12200E3D"/>
    <w:rsid w:val="12DE0C6F"/>
    <w:rsid w:val="13AD4FE0"/>
    <w:rsid w:val="1442A365"/>
    <w:rsid w:val="14443C46"/>
    <w:rsid w:val="148483DD"/>
    <w:rsid w:val="14E615BA"/>
    <w:rsid w:val="14EEE101"/>
    <w:rsid w:val="151BF8F8"/>
    <w:rsid w:val="160FCFFA"/>
    <w:rsid w:val="1653EE12"/>
    <w:rsid w:val="165B3282"/>
    <w:rsid w:val="1672DE56"/>
    <w:rsid w:val="16E03259"/>
    <w:rsid w:val="16E25DE2"/>
    <w:rsid w:val="16F37C1B"/>
    <w:rsid w:val="16FAF3D1"/>
    <w:rsid w:val="17856298"/>
    <w:rsid w:val="17AC48B3"/>
    <w:rsid w:val="17F0F712"/>
    <w:rsid w:val="1870A0E1"/>
    <w:rsid w:val="18AFECED"/>
    <w:rsid w:val="190F6681"/>
    <w:rsid w:val="199C0718"/>
    <w:rsid w:val="19FD864D"/>
    <w:rsid w:val="1A0F1517"/>
    <w:rsid w:val="1A420D46"/>
    <w:rsid w:val="1ABEE069"/>
    <w:rsid w:val="1AD12296"/>
    <w:rsid w:val="1BAADF99"/>
    <w:rsid w:val="1BFC3D8A"/>
    <w:rsid w:val="1BFF4674"/>
    <w:rsid w:val="1C2BC103"/>
    <w:rsid w:val="1C867898"/>
    <w:rsid w:val="1CA20447"/>
    <w:rsid w:val="1DBB6AFF"/>
    <w:rsid w:val="1EC948CD"/>
    <w:rsid w:val="1EF04FCA"/>
    <w:rsid w:val="1F198303"/>
    <w:rsid w:val="20265471"/>
    <w:rsid w:val="206F7B44"/>
    <w:rsid w:val="208C0362"/>
    <w:rsid w:val="20B0AF73"/>
    <w:rsid w:val="20B4DB0F"/>
    <w:rsid w:val="20F72EEA"/>
    <w:rsid w:val="213CE743"/>
    <w:rsid w:val="228B6C7B"/>
    <w:rsid w:val="22EF933D"/>
    <w:rsid w:val="23D7E2CA"/>
    <w:rsid w:val="2446AB7C"/>
    <w:rsid w:val="244DC51D"/>
    <w:rsid w:val="246C96C9"/>
    <w:rsid w:val="253E6646"/>
    <w:rsid w:val="26AB97CD"/>
    <w:rsid w:val="27441CD2"/>
    <w:rsid w:val="28971415"/>
    <w:rsid w:val="2959F090"/>
    <w:rsid w:val="2994CEEB"/>
    <w:rsid w:val="299A37D9"/>
    <w:rsid w:val="2A02CB58"/>
    <w:rsid w:val="2A2A08EA"/>
    <w:rsid w:val="2A718DBD"/>
    <w:rsid w:val="2B7FEBED"/>
    <w:rsid w:val="2CBCBB4F"/>
    <w:rsid w:val="2CCA947D"/>
    <w:rsid w:val="2D772977"/>
    <w:rsid w:val="2D99F5F8"/>
    <w:rsid w:val="2DA9710F"/>
    <w:rsid w:val="2DB08815"/>
    <w:rsid w:val="2DD46544"/>
    <w:rsid w:val="2F7AF488"/>
    <w:rsid w:val="301699CE"/>
    <w:rsid w:val="3016E1D6"/>
    <w:rsid w:val="3109495F"/>
    <w:rsid w:val="313A8F08"/>
    <w:rsid w:val="31D62E29"/>
    <w:rsid w:val="31F441CB"/>
    <w:rsid w:val="322EE1CC"/>
    <w:rsid w:val="32EF13D2"/>
    <w:rsid w:val="33D6F724"/>
    <w:rsid w:val="33FF419F"/>
    <w:rsid w:val="342679F9"/>
    <w:rsid w:val="3447BDB1"/>
    <w:rsid w:val="34637487"/>
    <w:rsid w:val="3550525B"/>
    <w:rsid w:val="35D3D096"/>
    <w:rsid w:val="35EE21FC"/>
    <w:rsid w:val="3632C122"/>
    <w:rsid w:val="3649D4F2"/>
    <w:rsid w:val="3655E854"/>
    <w:rsid w:val="36644E6A"/>
    <w:rsid w:val="367140C0"/>
    <w:rsid w:val="36C814D1"/>
    <w:rsid w:val="36F0319D"/>
    <w:rsid w:val="374AB235"/>
    <w:rsid w:val="38204424"/>
    <w:rsid w:val="38B4CC1C"/>
    <w:rsid w:val="38E49CAD"/>
    <w:rsid w:val="38FEAEBD"/>
    <w:rsid w:val="39347B57"/>
    <w:rsid w:val="39AFC5E9"/>
    <w:rsid w:val="39B8B4EA"/>
    <w:rsid w:val="39F74E81"/>
    <w:rsid w:val="3A01848A"/>
    <w:rsid w:val="3A2C37DA"/>
    <w:rsid w:val="3A3BD55C"/>
    <w:rsid w:val="3ADB3BC6"/>
    <w:rsid w:val="3B76FE6F"/>
    <w:rsid w:val="3B98D1DD"/>
    <w:rsid w:val="3BCB59AA"/>
    <w:rsid w:val="3C8EB86C"/>
    <w:rsid w:val="3CDC0B51"/>
    <w:rsid w:val="3F1D6D73"/>
    <w:rsid w:val="3FAB7A10"/>
    <w:rsid w:val="3FC9AF33"/>
    <w:rsid w:val="3FCEA4CD"/>
    <w:rsid w:val="3FE9230D"/>
    <w:rsid w:val="416B04A6"/>
    <w:rsid w:val="416FC4D1"/>
    <w:rsid w:val="41E4EF24"/>
    <w:rsid w:val="41EF9038"/>
    <w:rsid w:val="4214DAAE"/>
    <w:rsid w:val="421C324F"/>
    <w:rsid w:val="42BEFB06"/>
    <w:rsid w:val="438555DB"/>
    <w:rsid w:val="459CA55E"/>
    <w:rsid w:val="45CFD5DF"/>
    <w:rsid w:val="45E0D1DA"/>
    <w:rsid w:val="46068309"/>
    <w:rsid w:val="4640CF26"/>
    <w:rsid w:val="46C961D6"/>
    <w:rsid w:val="48C4CFD2"/>
    <w:rsid w:val="48F99270"/>
    <w:rsid w:val="490B24B2"/>
    <w:rsid w:val="49440770"/>
    <w:rsid w:val="4949259A"/>
    <w:rsid w:val="49531575"/>
    <w:rsid w:val="4A4B835B"/>
    <w:rsid w:val="4A853E6F"/>
    <w:rsid w:val="4AE3B16A"/>
    <w:rsid w:val="4B0E5BCD"/>
    <w:rsid w:val="4B1FFE19"/>
    <w:rsid w:val="4B387CFF"/>
    <w:rsid w:val="4B4104A3"/>
    <w:rsid w:val="4B538054"/>
    <w:rsid w:val="4B6E608F"/>
    <w:rsid w:val="4BDB418B"/>
    <w:rsid w:val="4BF8741B"/>
    <w:rsid w:val="4C2A8F83"/>
    <w:rsid w:val="4C46E7D7"/>
    <w:rsid w:val="4C579E0C"/>
    <w:rsid w:val="4C7953C9"/>
    <w:rsid w:val="4C855140"/>
    <w:rsid w:val="4CE00A67"/>
    <w:rsid w:val="4D1E7629"/>
    <w:rsid w:val="4D2C3714"/>
    <w:rsid w:val="4DECDF8A"/>
    <w:rsid w:val="4E80A082"/>
    <w:rsid w:val="4ED2072C"/>
    <w:rsid w:val="4F587219"/>
    <w:rsid w:val="4F8C34E8"/>
    <w:rsid w:val="4FC7AC88"/>
    <w:rsid w:val="5157E01D"/>
    <w:rsid w:val="518C51E2"/>
    <w:rsid w:val="5220E51B"/>
    <w:rsid w:val="524E19BC"/>
    <w:rsid w:val="5285B0B5"/>
    <w:rsid w:val="52E19DAD"/>
    <w:rsid w:val="5346CAD5"/>
    <w:rsid w:val="53DD6B89"/>
    <w:rsid w:val="54270727"/>
    <w:rsid w:val="54A730F6"/>
    <w:rsid w:val="54D5EFD4"/>
    <w:rsid w:val="5535A7B1"/>
    <w:rsid w:val="55AEEB46"/>
    <w:rsid w:val="56022E2B"/>
    <w:rsid w:val="562E6C54"/>
    <w:rsid w:val="56390A2F"/>
    <w:rsid w:val="5670D1FE"/>
    <w:rsid w:val="569E4D76"/>
    <w:rsid w:val="56DA5B34"/>
    <w:rsid w:val="574CD198"/>
    <w:rsid w:val="577C2B7A"/>
    <w:rsid w:val="577F580B"/>
    <w:rsid w:val="57F73E16"/>
    <w:rsid w:val="58E00C3B"/>
    <w:rsid w:val="59917BCB"/>
    <w:rsid w:val="5A2FE749"/>
    <w:rsid w:val="5A46439F"/>
    <w:rsid w:val="5A546EF8"/>
    <w:rsid w:val="5BD58955"/>
    <w:rsid w:val="5D03713A"/>
    <w:rsid w:val="5E49F24B"/>
    <w:rsid w:val="5E90025D"/>
    <w:rsid w:val="5E9CC75E"/>
    <w:rsid w:val="5EC94430"/>
    <w:rsid w:val="5F62C309"/>
    <w:rsid w:val="5FC8A126"/>
    <w:rsid w:val="600FC9A6"/>
    <w:rsid w:val="60643AD0"/>
    <w:rsid w:val="607BBCCC"/>
    <w:rsid w:val="60812825"/>
    <w:rsid w:val="60847135"/>
    <w:rsid w:val="609E742D"/>
    <w:rsid w:val="60B9CE92"/>
    <w:rsid w:val="60C631DA"/>
    <w:rsid w:val="6163AA80"/>
    <w:rsid w:val="61EF4E4B"/>
    <w:rsid w:val="62011A21"/>
    <w:rsid w:val="62378471"/>
    <w:rsid w:val="626C86E3"/>
    <w:rsid w:val="62FD7F27"/>
    <w:rsid w:val="634CF2C1"/>
    <w:rsid w:val="635A321F"/>
    <w:rsid w:val="63B78837"/>
    <w:rsid w:val="64430EAC"/>
    <w:rsid w:val="64BE3236"/>
    <w:rsid w:val="64EC10D3"/>
    <w:rsid w:val="651D15C9"/>
    <w:rsid w:val="65BA2CF4"/>
    <w:rsid w:val="65D175B7"/>
    <w:rsid w:val="65E71CF9"/>
    <w:rsid w:val="6604A459"/>
    <w:rsid w:val="668B4A0D"/>
    <w:rsid w:val="668C0944"/>
    <w:rsid w:val="67D67B4A"/>
    <w:rsid w:val="68CE6724"/>
    <w:rsid w:val="68E2BDC4"/>
    <w:rsid w:val="691A94C1"/>
    <w:rsid w:val="6B737B00"/>
    <w:rsid w:val="6BA2DDEE"/>
    <w:rsid w:val="6BEB867A"/>
    <w:rsid w:val="6BF712FE"/>
    <w:rsid w:val="6C92173C"/>
    <w:rsid w:val="6CDACC32"/>
    <w:rsid w:val="6D1D9893"/>
    <w:rsid w:val="6D38E09D"/>
    <w:rsid w:val="6D42CF67"/>
    <w:rsid w:val="6DADF0F7"/>
    <w:rsid w:val="6DB9A20C"/>
    <w:rsid w:val="6ECF1A89"/>
    <w:rsid w:val="6EF1E83B"/>
    <w:rsid w:val="6F470FDF"/>
    <w:rsid w:val="6FBF5745"/>
    <w:rsid w:val="6FDB463C"/>
    <w:rsid w:val="7000B541"/>
    <w:rsid w:val="703F97BB"/>
    <w:rsid w:val="71D751A6"/>
    <w:rsid w:val="71E63F46"/>
    <w:rsid w:val="71F8E231"/>
    <w:rsid w:val="720AC35F"/>
    <w:rsid w:val="720B2DF7"/>
    <w:rsid w:val="729261E6"/>
    <w:rsid w:val="731CA592"/>
    <w:rsid w:val="73452BDE"/>
    <w:rsid w:val="73C288E3"/>
    <w:rsid w:val="73F7A172"/>
    <w:rsid w:val="74000B73"/>
    <w:rsid w:val="740F4283"/>
    <w:rsid w:val="744BC4F7"/>
    <w:rsid w:val="747E4724"/>
    <w:rsid w:val="74A6A656"/>
    <w:rsid w:val="74A76ED5"/>
    <w:rsid w:val="751199E6"/>
    <w:rsid w:val="75FF18D0"/>
    <w:rsid w:val="76295EA2"/>
    <w:rsid w:val="76889A43"/>
    <w:rsid w:val="774351B5"/>
    <w:rsid w:val="77A7574D"/>
    <w:rsid w:val="77EFEC1E"/>
    <w:rsid w:val="77F5E29C"/>
    <w:rsid w:val="78723BE4"/>
    <w:rsid w:val="78CF8BFF"/>
    <w:rsid w:val="78D6D560"/>
    <w:rsid w:val="7901AA84"/>
    <w:rsid w:val="790DDCE6"/>
    <w:rsid w:val="797D1F4F"/>
    <w:rsid w:val="79A241BB"/>
    <w:rsid w:val="7A56D849"/>
    <w:rsid w:val="7AAB2930"/>
    <w:rsid w:val="7AAFA0F4"/>
    <w:rsid w:val="7AB91889"/>
    <w:rsid w:val="7BC4FD63"/>
    <w:rsid w:val="7D5A88AF"/>
    <w:rsid w:val="7DC5D58A"/>
    <w:rsid w:val="7E04846C"/>
    <w:rsid w:val="7EAF633F"/>
    <w:rsid w:val="7EE5A112"/>
    <w:rsid w:val="7EF3D09A"/>
    <w:rsid w:val="7EFF520A"/>
    <w:rsid w:val="7F14575B"/>
    <w:rsid w:val="7F7086EC"/>
    <w:rsid w:val="7F8134B7"/>
    <w:rsid w:val="7FC7122A"/>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0583AAA2-95BF-4DF4-B1BC-20A592C05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65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67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Ind w:w="0" w:type="nil"/>
      <w:tblCellMar>
        <w:left w:w="0" w:type="dxa"/>
        <w:right w:w="0" w:type="dxa"/>
      </w:tblCellMar>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 w:type="character" w:customStyle="1" w:styleId="Heading3Char">
    <w:name w:val="Heading 3 Char"/>
    <w:basedOn w:val="DefaultParagraphFont"/>
    <w:link w:val="Heading3"/>
    <w:uiPriority w:val="9"/>
    <w:semiHidden/>
    <w:rsid w:val="0018678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43DC2"/>
    <w:pPr>
      <w:spacing w:after="0" w:line="240" w:lineRule="auto"/>
    </w:pPr>
  </w:style>
  <w:style w:type="character" w:customStyle="1" w:styleId="Heading2Char">
    <w:name w:val="Heading 2 Char"/>
    <w:basedOn w:val="DefaultParagraphFont"/>
    <w:link w:val="Heading2"/>
    <w:uiPriority w:val="9"/>
    <w:rsid w:val="001865D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188226951">
          <w:marLeft w:val="1166"/>
          <w:marRight w:val="0"/>
          <w:marTop w:val="86"/>
          <w:marBottom w:val="0"/>
          <w:divBdr>
            <w:top w:val="none" w:sz="0" w:space="0" w:color="auto"/>
            <w:left w:val="none" w:sz="0" w:space="0" w:color="auto"/>
            <w:bottom w:val="none" w:sz="0" w:space="0" w:color="auto"/>
            <w:right w:val="none" w:sz="0" w:space="0" w:color="auto"/>
          </w:divBdr>
        </w:div>
        <w:div w:id="356664657">
          <w:marLeft w:val="547"/>
          <w:marRight w:val="0"/>
          <w:marTop w:val="115"/>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B7A9EB896FF1F408308E1A836947372" ma:contentTypeVersion="3" ma:contentTypeDescription="Create a new document." ma:contentTypeScope="" ma:versionID="27d0e30ee18c585ea66797b6b4e25d76">
  <xsd:schema xmlns:xsd="http://www.w3.org/2001/XMLSchema" xmlns:xs="http://www.w3.org/2001/XMLSchema" xmlns:p="http://schemas.microsoft.com/office/2006/metadata/properties" xmlns:ns2="3cfb2628-3951-4e58-a965-fc646fc36a3b" targetNamespace="http://schemas.microsoft.com/office/2006/metadata/properties" ma:root="true" ma:fieldsID="73d7e72da58e79c4a76f5324e67fba50" ns2:_="">
    <xsd:import namespace="3cfb2628-3951-4e58-a965-fc646fc36a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fb2628-3951-4e58-a965-fc646fc36a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AC24C9-C345-4971-B033-9283CA4D7A76}">
  <ds:schemaRefs>
    <ds:schemaRef ds:uri="http://schemas.openxmlformats.org/officeDocument/2006/bibliography"/>
  </ds:schemaRefs>
</ds:datastoreItem>
</file>

<file path=customXml/itemProps2.xml><?xml version="1.0" encoding="utf-8"?>
<ds:datastoreItem xmlns:ds="http://schemas.openxmlformats.org/officeDocument/2006/customXml" ds:itemID="{2FA8F119-651C-4BB3-97AF-B290F473FEB2}">
  <ds:schemaRefs>
    <ds:schemaRef ds:uri="http://schemas.microsoft.com/sharepoint/v3/contenttype/forms"/>
  </ds:schemaRefs>
</ds:datastoreItem>
</file>

<file path=customXml/itemProps3.xml><?xml version="1.0" encoding="utf-8"?>
<ds:datastoreItem xmlns:ds="http://schemas.openxmlformats.org/officeDocument/2006/customXml" ds:itemID="{23B5DD16-B7F0-492F-B03B-2CE1AB962FF8}">
  <ds:schemaRefs>
    <ds:schemaRef ds:uri="http://purl.org/dc/terms/"/>
    <ds:schemaRef ds:uri="http://purl.org/dc/elements/1.1/"/>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20EEF880-9B48-4A93-805F-FC4D8B40A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fb2628-3951-4e58-a965-fc646fc36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0f6a2e-9a0b-44bc-9fcb-55781401e2f0}" enabled="1" method="Standar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1090</Words>
  <Characters>6355</Characters>
  <Application>Microsoft Office Word</Application>
  <DocSecurity>0</DocSecurity>
  <Lines>577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Magdalene Lim (RP)</cp:lastModifiedBy>
  <cp:revision>2</cp:revision>
  <dcterms:created xsi:type="dcterms:W3CDTF">2025-10-30T11:10:00Z</dcterms:created>
  <dcterms:modified xsi:type="dcterms:W3CDTF">2025-10-30T11:10:00Z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y fmtid="{D5CDD505-2E9C-101B-9397-08002B2CF9AE}" pid="9" name="ContentTypeId">
    <vt:lpwstr>0x0101006B7A9EB896FF1F408308E1A836947372</vt:lpwstr>
  </property>
  <property fmtid="{D5CDD505-2E9C-101B-9397-08002B2CF9AE}" pid="10" name="docLang">
    <vt:lpwstr>en</vt:lpwstr>
  </property>
</Properties>
</file>